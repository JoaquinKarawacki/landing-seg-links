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3C3AF" w14:textId="39C89DC0" w:rsidR="00DC103D" w:rsidRDefault="00DC103D">
      <w:r w:rsidRPr="00DC103D">
        <w:rPr>
          <w:noProof/>
        </w:rPr>
        <w:drawing>
          <wp:anchor distT="0" distB="0" distL="114300" distR="114300" simplePos="0" relativeHeight="251658241" behindDoc="0" locked="0" layoutInCell="1" allowOverlap="1" wp14:anchorId="15834D5A" wp14:editId="2D7FEF56">
            <wp:simplePos x="0" y="0"/>
            <wp:positionH relativeFrom="column">
              <wp:posOffset>46990</wp:posOffset>
            </wp:positionH>
            <wp:positionV relativeFrom="page">
              <wp:posOffset>476885</wp:posOffset>
            </wp:positionV>
            <wp:extent cx="942975" cy="9429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03D">
        <w:rPr>
          <w:noProof/>
        </w:rPr>
        <w:drawing>
          <wp:anchor distT="0" distB="0" distL="114300" distR="114300" simplePos="0" relativeHeight="251658242" behindDoc="0" locked="0" layoutInCell="1" allowOverlap="1" wp14:anchorId="69F15390" wp14:editId="3B1DBCFC">
            <wp:simplePos x="0" y="0"/>
            <wp:positionH relativeFrom="column">
              <wp:posOffset>46990</wp:posOffset>
            </wp:positionH>
            <wp:positionV relativeFrom="page">
              <wp:posOffset>8790305</wp:posOffset>
            </wp:positionV>
            <wp:extent cx="788670" cy="82486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103D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54D3DBD5" wp14:editId="08A1D617">
                <wp:simplePos x="0" y="0"/>
                <wp:positionH relativeFrom="column">
                  <wp:posOffset>-55880</wp:posOffset>
                </wp:positionH>
                <wp:positionV relativeFrom="page">
                  <wp:posOffset>9839325</wp:posOffset>
                </wp:positionV>
                <wp:extent cx="4191000" cy="451485"/>
                <wp:effectExtent l="0" t="0" r="0" b="571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45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8FFB1" w14:textId="77777777" w:rsidR="00DC103D" w:rsidRPr="00A253B6" w:rsidRDefault="00DC103D" w:rsidP="00DC103D">
                            <w:pPr>
                              <w:spacing w:after="0"/>
                              <w:rPr>
                                <w:color w:val="757575"/>
                                <w:sz w:val="20"/>
                                <w:szCs w:val="20"/>
                              </w:rPr>
                            </w:pPr>
                            <w:r w:rsidRPr="00A253B6">
                              <w:rPr>
                                <w:color w:val="757575"/>
                                <w:sz w:val="20"/>
                                <w:szCs w:val="20"/>
                              </w:rPr>
                              <w:t>San Salvador 1907, Montevideo 11200 - Tel.: +598 2410 6970</w:t>
                            </w:r>
                          </w:p>
                          <w:p w14:paraId="535609CF" w14:textId="77777777" w:rsidR="00DC103D" w:rsidRPr="00A253B6" w:rsidRDefault="00DC103D" w:rsidP="00DC103D">
                            <w:pPr>
                              <w:spacing w:after="0"/>
                              <w:rPr>
                                <w:color w:val="757575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253B6">
                              <w:rPr>
                                <w:color w:val="757575"/>
                                <w:sz w:val="20"/>
                                <w:szCs w:val="20"/>
                              </w:rPr>
                              <w:t>uruguay@segingenieria.com</w:t>
                            </w:r>
                            <w:proofErr w:type="spellEnd"/>
                            <w:r w:rsidRPr="00A253B6">
                              <w:rPr>
                                <w:color w:val="757575"/>
                                <w:sz w:val="20"/>
                                <w:szCs w:val="20"/>
                              </w:rPr>
                              <w:t xml:space="preserve"> - </w:t>
                            </w:r>
                            <w:proofErr w:type="spellStart"/>
                            <w:r w:rsidRPr="00A253B6">
                              <w:rPr>
                                <w:color w:val="757575"/>
                                <w:sz w:val="20"/>
                                <w:szCs w:val="20"/>
                              </w:rPr>
                              <w:t>www.segingenieria.com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D3DBD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4pt;margin-top:774.75pt;width:330pt;height:35.55pt;z-index:2516582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" filled="f" stroked="f">
                <v:textbox style="mso-fit-shape-to-text:t">
                  <w:txbxContent>
                    <w:p w14:paraId="4A58FFB1" w14:textId="77777777" w:rsidR="00DC103D" w:rsidRPr="00A253B6" w:rsidRDefault="00DC103D" w:rsidP="00DC103D">
                      <w:pPr>
                        <w:spacing w:after="0"/>
                        <w:rPr>
                          <w:color w:val="757575"/>
                          <w:sz w:val="20"/>
                          <w:szCs w:val="20"/>
                        </w:rPr>
                      </w:pPr>
                      <w:r w:rsidRPr="00A253B6">
                        <w:rPr>
                          <w:color w:val="757575"/>
                          <w:sz w:val="20"/>
                          <w:szCs w:val="20"/>
                        </w:rPr>
                        <w:t>San Salvador 1907, Montevideo 11200 - Tel.: +598 2410 6970</w:t>
                      </w:r>
                    </w:p>
                    <w:p w14:paraId="535609CF" w14:textId="77777777" w:rsidR="00DC103D" w:rsidRPr="00A253B6" w:rsidRDefault="00DC103D" w:rsidP="00DC103D">
                      <w:pPr>
                        <w:spacing w:after="0"/>
                        <w:rPr>
                          <w:color w:val="757575"/>
                          <w:sz w:val="20"/>
                          <w:szCs w:val="20"/>
                        </w:rPr>
                      </w:pPr>
                      <w:r w:rsidRPr="00A253B6">
                        <w:rPr>
                          <w:color w:val="757575"/>
                          <w:sz w:val="20"/>
                          <w:szCs w:val="20"/>
                        </w:rPr>
                        <w:t>uruguay@segingenieria.com - www.segingenieria.com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DC103D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83AD2E8" wp14:editId="759957BF">
                <wp:simplePos x="0" y="0"/>
                <wp:positionH relativeFrom="column">
                  <wp:posOffset>5749084</wp:posOffset>
                </wp:positionH>
                <wp:positionV relativeFrom="page">
                  <wp:posOffset>9899925</wp:posOffset>
                </wp:positionV>
                <wp:extent cx="1028700" cy="390525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02870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35CF7F" w14:textId="5EA8A2AE" w:rsidR="00B3089A" w:rsidRDefault="00156271" w:rsidP="00244E80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  <w:t>0</w:t>
                            </w:r>
                            <w:r w:rsidR="002D3F56"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  <w:t>8</w:t>
                            </w:r>
                            <w:r w:rsidR="00252DC3"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  <w:t>.202</w:t>
                            </w:r>
                            <w:r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  <w:t>6</w:t>
                            </w:r>
                          </w:p>
                          <w:p w14:paraId="6D660DEE" w14:textId="77777777" w:rsidR="00017ACA" w:rsidRDefault="00017ACA" w:rsidP="00244E80">
                            <w:pPr>
                              <w:spacing w:line="276" w:lineRule="auto"/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ED3237"/>
                                <w:sz w:val="40"/>
                                <w:szCs w:val="40"/>
                                <w:lang w:val="en-US"/>
                              </w:rPr>
                              <w:t>11.2025</w:t>
                            </w:r>
                          </w:p>
                          <w:p w14:paraId="26C3223E" w14:textId="71417B3A" w:rsidR="00DC103D" w:rsidRPr="0003287E" w:rsidRDefault="00C57BF3" w:rsidP="00DC103D">
                            <w:pPr>
                              <w:rPr>
                                <w:color w:val="ED3237"/>
                                <w:sz w:val="40"/>
                                <w:szCs w:val="40"/>
                              </w:rPr>
                            </w:pPr>
                            <w:ins w:id="0" w:author="Sheila Olsen-Böje" w:date="2026-01-02T17:43:00Z" w16du:dateUtc="2026-01-02T20:43:00Z">
                              <w:r>
                                <w:rPr>
                                  <w:color w:val="ED3237"/>
                                  <w:sz w:val="40"/>
                                  <w:szCs w:val="40"/>
                                </w:rPr>
                                <w:t>0</w:t>
                              </w:r>
                              <w:r w:rsidR="00AC603D">
                                <w:rPr>
                                  <w:color w:val="ED3237"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DC103D" w:rsidRPr="0003287E">
                                <w:rPr>
                                  <w:color w:val="ED3237"/>
                                  <w:sz w:val="40"/>
                                  <w:szCs w:val="40"/>
                                </w:rPr>
                                <w:t>.202</w:t>
                              </w:r>
                              <w:r w:rsidR="00AC603D">
                                <w:rPr>
                                  <w:color w:val="ED3237"/>
                                  <w:sz w:val="40"/>
                                  <w:szCs w:val="40"/>
                                </w:rPr>
                                <w:t>6</w:t>
                              </w:r>
                            </w:ins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AD2E8" id="_x0000_s1027" style="position:absolute;margin-left:452.7pt;margin-top:779.5pt;width:81pt;height:30.7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" filled="f" stroked="f">
                <v:textbox>
                  <w:txbxContent>
                    <w:p w14:paraId="2A35CF7F" w14:textId="5EA8A2AE" w:rsidR="00B3089A" w:rsidRDefault="00156271" w:rsidP="00244E80">
                      <w:pPr>
                        <w:spacing w:line="276" w:lineRule="auto"/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  <w:t>0</w:t>
                      </w:r>
                      <w:r w:rsidR="002D3F56"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  <w:t>8</w:t>
                      </w:r>
                      <w:r w:rsidR="00252DC3"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  <w:t>.202</w:t>
                      </w:r>
                      <w:r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  <w:t>6</w:t>
                      </w:r>
                    </w:p>
                    <w:p w14:paraId="6D660DEE" w14:textId="77777777" w:rsidR="00017ACA" w:rsidRDefault="00017ACA" w:rsidP="00244E80">
                      <w:pPr>
                        <w:spacing w:line="276" w:lineRule="auto"/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ED3237"/>
                          <w:sz w:val="40"/>
                          <w:szCs w:val="40"/>
                          <w:lang w:val="en-US"/>
                        </w:rPr>
                        <w:t>11.2025</w:t>
                      </w:r>
                    </w:p>
                    <w:p w14:paraId="26C3223E" w14:textId="71417B3A" w:rsidR="00DC103D" w:rsidRPr="0003287E" w:rsidRDefault="00C57BF3" w:rsidP="00DC103D">
                      <w:pPr>
                        <w:rPr>
                          <w:color w:val="ED3237"/>
                          <w:sz w:val="40"/>
                          <w:szCs w:val="40"/>
                        </w:rPr>
                      </w:pPr>
                      <w:ins w:id="1" w:author="Sheila Olsen-Böje" w:date="2026-01-02T17:43:00Z" w16du:dateUtc="2026-01-02T20:43:00Z">
                        <w:r>
                          <w:rPr>
                            <w:color w:val="ED3237"/>
                            <w:sz w:val="40"/>
                            <w:szCs w:val="40"/>
                          </w:rPr>
                          <w:t>0</w:t>
                        </w:r>
                        <w:r w:rsidR="00AC603D">
                          <w:rPr>
                            <w:color w:val="ED3237"/>
                            <w:sz w:val="40"/>
                            <w:szCs w:val="40"/>
                          </w:rPr>
                          <w:t>1</w:t>
                        </w:r>
                        <w:r w:rsidR="00DC103D" w:rsidRPr="0003287E">
                          <w:rPr>
                            <w:color w:val="ED3237"/>
                            <w:sz w:val="40"/>
                            <w:szCs w:val="40"/>
                          </w:rPr>
                          <w:t>.202</w:t>
                        </w:r>
                        <w:r w:rsidR="00AC603D">
                          <w:rPr>
                            <w:color w:val="ED3237"/>
                            <w:sz w:val="40"/>
                            <w:szCs w:val="40"/>
                          </w:rPr>
                          <w:t>6</w:t>
                        </w:r>
                      </w:ins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13829E03" w14:textId="6BFAC3CC" w:rsidR="00815B7F" w:rsidRDefault="0095303A">
      <w:r w:rsidRPr="0092788B"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73B74C3D" wp14:editId="7BDE9F8F">
                <wp:simplePos x="0" y="0"/>
                <wp:positionH relativeFrom="column">
                  <wp:posOffset>-60960</wp:posOffset>
                </wp:positionH>
                <wp:positionV relativeFrom="page">
                  <wp:posOffset>1945005</wp:posOffset>
                </wp:positionV>
                <wp:extent cx="2832100" cy="769620"/>
                <wp:effectExtent l="0" t="0" r="0" b="0"/>
                <wp:wrapNone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FBDDF" w14:textId="5994AD85" w:rsidR="00201B2A" w:rsidRPr="00A40293" w:rsidRDefault="00201B2A" w:rsidP="00201B2A">
                            <w:pPr>
                              <w:spacing w:after="0"/>
                              <w:rPr>
                                <w:color w:val="757575"/>
                                <w:sz w:val="80"/>
                                <w:szCs w:val="80"/>
                              </w:rPr>
                            </w:pPr>
                            <w:r w:rsidRPr="00A40293">
                              <w:rPr>
                                <w:color w:val="757575"/>
                                <w:sz w:val="80"/>
                                <w:szCs w:val="80"/>
                              </w:rPr>
                              <w:t xml:space="preserve">PROPUESTA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74C3D" id="_x0000_s1028" type="#_x0000_t202" style="position:absolute;margin-left:-4.8pt;margin-top:153.15pt;width:223pt;height:60.6pt;z-index:25165827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DLX/QEAANQDAAAOAAAAZHJzL2Uyb0RvYy54bWysU9uO2yAQfa/Uf0C8N3bcJJt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" filled="f" stroked="f">
                <v:textbox style="mso-fit-shape-to-text:t">
                  <w:txbxContent>
                    <w:p w14:paraId="113FBDDF" w14:textId="5994AD85" w:rsidR="00201B2A" w:rsidRPr="00A40293" w:rsidRDefault="00201B2A" w:rsidP="00201B2A">
                      <w:pPr>
                        <w:spacing w:after="0"/>
                        <w:rPr>
                          <w:color w:val="757575"/>
                          <w:sz w:val="80"/>
                          <w:szCs w:val="80"/>
                        </w:rPr>
                      </w:pPr>
                      <w:r w:rsidRPr="00A40293">
                        <w:rPr>
                          <w:color w:val="757575"/>
                          <w:sz w:val="80"/>
                          <w:szCs w:val="80"/>
                        </w:rPr>
                        <w:t xml:space="preserve">PROPUESTA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E64424" w14:textId="0C7CF230" w:rsidR="00815B7F" w:rsidRDefault="00815B7F"/>
    <w:p w14:paraId="0FBFFB36" w14:textId="6B573BF8" w:rsidR="00815B7F" w:rsidRDefault="0095303A">
      <w:r w:rsidRPr="0092788B"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57A06CA4" wp14:editId="22C52E72">
                <wp:simplePos x="0" y="0"/>
                <wp:positionH relativeFrom="column">
                  <wp:posOffset>-59055</wp:posOffset>
                </wp:positionH>
                <wp:positionV relativeFrom="page">
                  <wp:posOffset>2505075</wp:posOffset>
                </wp:positionV>
                <wp:extent cx="2832100" cy="769620"/>
                <wp:effectExtent l="0" t="0" r="0" b="0"/>
                <wp:wrapNone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10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FC5A" w14:textId="6DB5058B" w:rsidR="00201B2A" w:rsidRPr="00A40293" w:rsidRDefault="00201B2A" w:rsidP="00201B2A">
                            <w:pPr>
                              <w:spacing w:after="0"/>
                              <w:rPr>
                                <w:color w:val="757575"/>
                                <w:sz w:val="80"/>
                                <w:szCs w:val="80"/>
                              </w:rPr>
                            </w:pPr>
                            <w:r w:rsidRPr="00A40293">
                              <w:rPr>
                                <w:color w:val="757575"/>
                                <w:sz w:val="80"/>
                                <w:szCs w:val="80"/>
                              </w:rPr>
                              <w:t>COMERCIAL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A06CA4" id="_x0000_s1029" type="#_x0000_t202" style="position:absolute;margin-left:-4.65pt;margin-top:197.25pt;width:223pt;height:60.6pt;z-index:25165827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" filled="f" stroked="f">
                <v:textbox style="mso-fit-shape-to-text:t">
                  <w:txbxContent>
                    <w:p w14:paraId="2061FC5A" w14:textId="6DB5058B" w:rsidR="00201B2A" w:rsidRPr="00A40293" w:rsidRDefault="00201B2A" w:rsidP="00201B2A">
                      <w:pPr>
                        <w:spacing w:after="0"/>
                        <w:rPr>
                          <w:color w:val="757575"/>
                          <w:sz w:val="80"/>
                          <w:szCs w:val="80"/>
                        </w:rPr>
                      </w:pPr>
                      <w:r w:rsidRPr="00A40293">
                        <w:rPr>
                          <w:color w:val="757575"/>
                          <w:sz w:val="80"/>
                          <w:szCs w:val="80"/>
                        </w:rPr>
                        <w:t>COMERCIAL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663C10B" w14:textId="49F4BB30" w:rsidR="00815B7F" w:rsidRDefault="00815B7F"/>
    <w:p w14:paraId="240596C5" w14:textId="5C8EBF8C" w:rsidR="00815B7F" w:rsidRDefault="00815B7F"/>
    <w:p w14:paraId="155FB498" w14:textId="1E5F10FE" w:rsidR="00815B7F" w:rsidRDefault="0095303A">
      <w:r w:rsidRPr="0092788B"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6545F256" wp14:editId="1A581D0E">
                <wp:simplePos x="0" y="0"/>
                <wp:positionH relativeFrom="column">
                  <wp:posOffset>-117475</wp:posOffset>
                </wp:positionH>
                <wp:positionV relativeFrom="page">
                  <wp:posOffset>3223260</wp:posOffset>
                </wp:positionV>
                <wp:extent cx="3140710" cy="769620"/>
                <wp:effectExtent l="0" t="0" r="0" b="0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C07A8C" w14:textId="3CE98B67" w:rsidR="00201B2A" w:rsidRPr="0003287E" w:rsidRDefault="00201B2A" w:rsidP="00201B2A">
                            <w:pPr>
                              <w:spacing w:after="0"/>
                              <w:rPr>
                                <w:color w:val="ED3237"/>
                                <w:sz w:val="40"/>
                                <w:szCs w:val="40"/>
                              </w:rPr>
                            </w:pPr>
                            <w:r w:rsidRPr="0003287E">
                              <w:rPr>
                                <w:color w:val="ED3237"/>
                                <w:sz w:val="40"/>
                                <w:szCs w:val="40"/>
                              </w:rPr>
                              <w:t xml:space="preserve">para la realización de un </w:t>
                            </w:r>
                            <w:r w:rsidR="00597B3C">
                              <w:rPr>
                                <w:color w:val="ED3237"/>
                                <w:sz w:val="40"/>
                                <w:szCs w:val="40"/>
                              </w:rPr>
                              <w:t>e</w:t>
                            </w:r>
                            <w:r w:rsidRPr="0003287E">
                              <w:rPr>
                                <w:color w:val="ED3237"/>
                                <w:sz w:val="40"/>
                                <w:szCs w:val="40"/>
                              </w:rPr>
                              <w:t xml:space="preserve">studio 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45F256" id="_x0000_s1030" type="#_x0000_t202" style="position:absolute;margin-left:-9.25pt;margin-top:253.8pt;width:247.3pt;height:60.6pt;z-index:251658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" filled="f" stroked="f">
                <v:textbox style="mso-fit-shape-to-text:t">
                  <w:txbxContent>
                    <w:p w14:paraId="4BC07A8C" w14:textId="3CE98B67" w:rsidR="00201B2A" w:rsidRPr="0003287E" w:rsidRDefault="00201B2A" w:rsidP="00201B2A">
                      <w:pPr>
                        <w:spacing w:after="0"/>
                        <w:rPr>
                          <w:color w:val="ED3237"/>
                          <w:sz w:val="40"/>
                          <w:szCs w:val="40"/>
                        </w:rPr>
                      </w:pPr>
                      <w:r w:rsidRPr="0003287E">
                        <w:rPr>
                          <w:color w:val="ED3237"/>
                          <w:sz w:val="40"/>
                          <w:szCs w:val="40"/>
                        </w:rPr>
                        <w:t xml:space="preserve">para la realización de un </w:t>
                      </w:r>
                      <w:r w:rsidR="00597B3C">
                        <w:rPr>
                          <w:color w:val="ED3237"/>
                          <w:sz w:val="40"/>
                          <w:szCs w:val="40"/>
                        </w:rPr>
                        <w:t>e</w:t>
                      </w:r>
                      <w:r w:rsidRPr="0003287E">
                        <w:rPr>
                          <w:color w:val="ED3237"/>
                          <w:sz w:val="40"/>
                          <w:szCs w:val="40"/>
                        </w:rPr>
                        <w:t xml:space="preserve">studio de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A1C824" w14:textId="6688EB48" w:rsidR="00815B7F" w:rsidRDefault="00815B7F"/>
    <w:p w14:paraId="51F9F15B" w14:textId="25FAF80C" w:rsidR="00815B7F" w:rsidRDefault="0095303A">
      <w:r w:rsidRPr="0092788B"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3" behindDoc="0" locked="0" layoutInCell="1" allowOverlap="1" wp14:anchorId="0AE99E0B" wp14:editId="22BF8D04">
                <wp:simplePos x="0" y="0"/>
                <wp:positionH relativeFrom="column">
                  <wp:posOffset>-117475</wp:posOffset>
                </wp:positionH>
                <wp:positionV relativeFrom="page">
                  <wp:posOffset>3990340</wp:posOffset>
                </wp:positionV>
                <wp:extent cx="6370982" cy="769620"/>
                <wp:effectExtent l="0" t="0" r="0" b="0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0982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F8526" w14:textId="405329DF" w:rsidR="00201B2A" w:rsidRPr="00A253B6" w:rsidRDefault="00201B2A" w:rsidP="00201B2A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100"/>
                                <w:szCs w:val="100"/>
                              </w:rPr>
                            </w:pPr>
                            <w:r w:rsidRPr="00A253B6">
                              <w:rPr>
                                <w:b/>
                                <w:bCs/>
                                <w:color w:val="757575"/>
                                <w:sz w:val="100"/>
                                <w:szCs w:val="100"/>
                              </w:rPr>
                              <w:t xml:space="preserve">Eficiencia Energética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99E0B" id="_x0000_s1031" type="#_x0000_t202" style="position:absolute;margin-left:-9.25pt;margin-top:314.2pt;width:501.65pt;height:60.6pt;z-index:25165827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" filled="f" stroked="f">
                <v:textbox style="mso-fit-shape-to-text:t">
                  <w:txbxContent>
                    <w:p w14:paraId="7F9F8526" w14:textId="405329DF" w:rsidR="00201B2A" w:rsidRPr="00A253B6" w:rsidRDefault="00201B2A" w:rsidP="00201B2A">
                      <w:pPr>
                        <w:spacing w:after="0"/>
                        <w:rPr>
                          <w:b/>
                          <w:bCs/>
                          <w:color w:val="757575"/>
                          <w:sz w:val="100"/>
                          <w:szCs w:val="100"/>
                        </w:rPr>
                      </w:pPr>
                      <w:r w:rsidRPr="00A253B6">
                        <w:rPr>
                          <w:b/>
                          <w:bCs/>
                          <w:color w:val="757575"/>
                          <w:sz w:val="100"/>
                          <w:szCs w:val="100"/>
                        </w:rPr>
                        <w:t xml:space="preserve">Eficiencia Energética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3F3B4B" w14:textId="03A50940" w:rsidR="00815B7F" w:rsidRDefault="00815B7F"/>
    <w:p w14:paraId="18C3587C" w14:textId="347B7F73" w:rsidR="00815B7F" w:rsidRDefault="00815B7F"/>
    <w:p w14:paraId="701AF195" w14:textId="79F4234B" w:rsidR="00815B7F" w:rsidRDefault="00815B7F"/>
    <w:p w14:paraId="6E670105" w14:textId="60589C26" w:rsidR="00815B7F" w:rsidRDefault="0095303A">
      <w:r w:rsidRPr="00DC103D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D0238CA" wp14:editId="4E740549">
                <wp:simplePos x="0" y="0"/>
                <wp:positionH relativeFrom="column">
                  <wp:posOffset>-55880</wp:posOffset>
                </wp:positionH>
                <wp:positionV relativeFrom="paragraph">
                  <wp:posOffset>64135</wp:posOffset>
                </wp:positionV>
                <wp:extent cx="3790950" cy="17526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0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7C478" w14:textId="0D703FBE" w:rsidR="00DC103D" w:rsidRDefault="00DC103D" w:rsidP="00DC103D">
                            <w:pPr>
                              <w:jc w:val="both"/>
                              <w:rPr>
                                <w:color w:val="757575"/>
                                <w:sz w:val="21"/>
                                <w:szCs w:val="21"/>
                              </w:rPr>
                            </w:pPr>
                            <w:r w:rsidRPr="00A253B6">
                              <w:rPr>
                                <w:color w:val="757575"/>
                                <w:sz w:val="21"/>
                                <w:szCs w:val="21"/>
                              </w:rPr>
                              <w:t xml:space="preserve">SEG Ingeniería S.A. propone realizar un estudio detallado sobre las posibilidades de reducción de los costos y consumos energéticos, así como de agua, cobrándose por concepto </w:t>
                            </w:r>
                            <w:proofErr w:type="gramStart"/>
                            <w:r w:rsidRPr="00A253B6">
                              <w:rPr>
                                <w:color w:val="757575"/>
                                <w:sz w:val="21"/>
                                <w:szCs w:val="21"/>
                              </w:rPr>
                              <w:t>del mismo</w:t>
                            </w:r>
                            <w:proofErr w:type="gramEnd"/>
                            <w:r w:rsidRPr="00A253B6">
                              <w:rPr>
                                <w:color w:val="757575"/>
                                <w:sz w:val="21"/>
                                <w:szCs w:val="21"/>
                              </w:rPr>
                              <w:t xml:space="preserve"> únicamente en caso de que se implementen las medidas y el ahorro se haga efectivo.</w:t>
                            </w:r>
                          </w:p>
                          <w:p w14:paraId="07893920" w14:textId="77777777" w:rsidR="006B19E9" w:rsidRPr="00A253B6" w:rsidRDefault="006B19E9" w:rsidP="00DC103D">
                            <w:pPr>
                              <w:jc w:val="both"/>
                              <w:rPr>
                                <w:color w:val="757575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238CA" id="_x0000_s1032" type="#_x0000_t202" style="position:absolute;margin-left:-4.4pt;margin-top:5.05pt;width:298.5pt;height:13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PLp/QEAANU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" filled="f" stroked="f">
                <v:textbox>
                  <w:txbxContent>
                    <w:p w14:paraId="2597C478" w14:textId="0D703FBE" w:rsidR="00DC103D" w:rsidRDefault="00DC103D" w:rsidP="00DC103D">
                      <w:pPr>
                        <w:jc w:val="both"/>
                        <w:rPr>
                          <w:color w:val="757575"/>
                          <w:sz w:val="21"/>
                          <w:szCs w:val="21"/>
                        </w:rPr>
                      </w:pPr>
                      <w:r w:rsidRPr="00A253B6">
                        <w:rPr>
                          <w:color w:val="757575"/>
                          <w:sz w:val="21"/>
                          <w:szCs w:val="21"/>
                        </w:rPr>
                        <w:t xml:space="preserve">SEG Ingeniería S.A. propone realizar un estudio detallado sobre las posibilidades de reducción de los costos y consumos energéticos, así como de agua, cobrándose por concepto </w:t>
                      </w:r>
                      <w:proofErr w:type="gramStart"/>
                      <w:r w:rsidRPr="00A253B6">
                        <w:rPr>
                          <w:color w:val="757575"/>
                          <w:sz w:val="21"/>
                          <w:szCs w:val="21"/>
                        </w:rPr>
                        <w:t>del mismo</w:t>
                      </w:r>
                      <w:proofErr w:type="gramEnd"/>
                      <w:r w:rsidRPr="00A253B6">
                        <w:rPr>
                          <w:color w:val="757575"/>
                          <w:sz w:val="21"/>
                          <w:szCs w:val="21"/>
                        </w:rPr>
                        <w:t xml:space="preserve"> únicamente en caso de que se implementen las medidas y el ahorro se haga efectivo.</w:t>
                      </w:r>
                    </w:p>
                    <w:p w14:paraId="07893920" w14:textId="77777777" w:rsidR="006B19E9" w:rsidRPr="00A253B6" w:rsidRDefault="006B19E9" w:rsidP="00DC103D">
                      <w:pPr>
                        <w:jc w:val="both"/>
                        <w:rPr>
                          <w:color w:val="757575"/>
                          <w:sz w:val="21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7D24C6" w14:textId="38669FCD" w:rsidR="00815B7F" w:rsidRDefault="00815B7F"/>
    <w:p w14:paraId="18994DEF" w14:textId="2E043C29" w:rsidR="00815B7F" w:rsidRDefault="00815B7F"/>
    <w:p w14:paraId="241BBB64" w14:textId="56F0BA74" w:rsidR="00815B7F" w:rsidRDefault="00815B7F"/>
    <w:p w14:paraId="6C2DC6C9" w14:textId="332FF446" w:rsidR="00815B7F" w:rsidRDefault="00815B7F"/>
    <w:p w14:paraId="51BAE098" w14:textId="40804065" w:rsidR="00815B7F" w:rsidRDefault="00815B7F"/>
    <w:p w14:paraId="04B585FA" w14:textId="56F9E838" w:rsidR="00815B7F" w:rsidRDefault="00815B7F"/>
    <w:p w14:paraId="6088B5AA" w14:textId="34DEC394" w:rsidR="00815B7F" w:rsidRDefault="00815B7F"/>
    <w:p w14:paraId="713B6AFF" w14:textId="0F849C85" w:rsidR="00815B7F" w:rsidRDefault="00815B7F"/>
    <w:p w14:paraId="6D7552BC" w14:textId="48F3EDE2" w:rsidR="00815B7F" w:rsidRDefault="00815B7F"/>
    <w:p w14:paraId="50F9CD0B" w14:textId="1A3C05F3" w:rsidR="00815B7F" w:rsidRDefault="00815B7F"/>
    <w:p w14:paraId="0BBD04C9" w14:textId="4BAED6B8" w:rsidR="00815B7F" w:rsidRDefault="00815B7F"/>
    <w:p w14:paraId="154D1B44" w14:textId="4A1BC90F" w:rsidR="00815B7F" w:rsidRDefault="00815B7F"/>
    <w:p w14:paraId="26FD179F" w14:textId="567FFA10" w:rsidR="00815B7F" w:rsidRDefault="00815B7F"/>
    <w:p w14:paraId="0CAE14D8" w14:textId="77777777" w:rsidR="00815B7F" w:rsidRDefault="00815B7F">
      <w:pPr>
        <w:sectPr w:rsidR="00815B7F" w:rsidSect="00DC103D">
          <w:headerReference w:type="default" r:id="rId13"/>
          <w:footerReference w:type="default" r:id="rId14"/>
          <w:pgSz w:w="11906" w:h="16838"/>
          <w:pgMar w:top="2268" w:right="720" w:bottom="2268" w:left="720" w:header="709" w:footer="709" w:gutter="0"/>
          <w:cols w:space="708"/>
          <w:docGrid w:linePitch="360"/>
        </w:sectPr>
      </w:pPr>
    </w:p>
    <w:p w14:paraId="51FD8B92" w14:textId="2288FDE3" w:rsidR="00B4087B" w:rsidRPr="00A253B6" w:rsidRDefault="002C35CD" w:rsidP="00815B7F">
      <w:pPr>
        <w:spacing w:after="0"/>
        <w:ind w:left="4248"/>
        <w:jc w:val="both"/>
        <w:rPr>
          <w:color w:val="757575"/>
          <w:sz w:val="21"/>
          <w:szCs w:val="21"/>
        </w:rPr>
      </w:pPr>
      <w:r w:rsidRPr="00A253B6">
        <w:rPr>
          <w:noProof/>
          <w:color w:val="757575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3E3BE942" wp14:editId="1C99BE14">
                <wp:simplePos x="0" y="0"/>
                <wp:positionH relativeFrom="column">
                  <wp:posOffset>19685</wp:posOffset>
                </wp:positionH>
                <wp:positionV relativeFrom="paragraph">
                  <wp:posOffset>18415</wp:posOffset>
                </wp:positionV>
                <wp:extent cx="1579880" cy="1404620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4C4A63" w14:textId="599CA013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  <w:t>FASE</w:t>
                            </w:r>
                          </w:p>
                          <w:p w14:paraId="68B5DFDA" w14:textId="1FBA7AEE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RELEVAMIENTO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3BE942" id="_x0000_s1033" type="#_x0000_t202" style="position:absolute;left:0;text-align:left;margin-left:1.55pt;margin-top:1.45pt;width:124.4pt;height:110.6pt;z-index:25165825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" filled="f" stroked="f">
                <v:textbox style="mso-fit-shape-to-text:t">
                  <w:txbxContent>
                    <w:p w14:paraId="5F4C4A63" w14:textId="599CA013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  <w:t>FASE</w:t>
                      </w:r>
                    </w:p>
                    <w:p w14:paraId="68B5DFDA" w14:textId="1FBA7AEE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RELEVAMIENTO</w:t>
                      </w:r>
                    </w:p>
                  </w:txbxContent>
                </v:textbox>
              </v:shape>
            </w:pict>
          </mc:Fallback>
        </mc:AlternateContent>
      </w:r>
      <w:r w:rsidR="000136AD"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4" behindDoc="0" locked="0" layoutInCell="1" allowOverlap="1" wp14:anchorId="3F01E010" wp14:editId="3E100156">
                <wp:simplePos x="0" y="0"/>
                <wp:positionH relativeFrom="column">
                  <wp:posOffset>1755140</wp:posOffset>
                </wp:positionH>
                <wp:positionV relativeFrom="paragraph">
                  <wp:posOffset>-172306</wp:posOffset>
                </wp:positionV>
                <wp:extent cx="914400" cy="1404620"/>
                <wp:effectExtent l="0" t="0" r="0" b="3810"/>
                <wp:wrapNone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7C853" w14:textId="0FD4F31E" w:rsidR="00287803" w:rsidRPr="00C47F41" w:rsidRDefault="00287803" w:rsidP="00287803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01E010" id="_x0000_s1034" type="#_x0000_t202" style="position:absolute;left:0;text-align:left;margin-left:138.2pt;margin-top:-13.55pt;width:1in;height:110.6pt;z-index:25165827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" filled="f" stroked="f">
                <v:textbox style="mso-fit-shape-to-text:t">
                  <w:txbxContent>
                    <w:p w14:paraId="4FE7C853" w14:textId="0FD4F31E" w:rsidR="00287803" w:rsidRPr="00C47F41" w:rsidRDefault="00287803" w:rsidP="00287803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4087B" w:rsidRPr="00A253B6">
        <w:rPr>
          <w:color w:val="757575"/>
          <w:sz w:val="21"/>
          <w:szCs w:val="21"/>
        </w:rPr>
        <w:t>En una primera instancia se realiza un relevamiento de la situación tendiente a obtener una imagen actual acerca de las fuentes y los usos energéticos. Para ello el cliente deberá suministrar la información de consumos energéticos y agua del último año.</w:t>
      </w:r>
    </w:p>
    <w:p w14:paraId="2ED4A4D4" w14:textId="0CFE24C5" w:rsidR="00741E19" w:rsidRPr="00A253B6" w:rsidRDefault="00741E19" w:rsidP="004D17E5">
      <w:pPr>
        <w:spacing w:after="0"/>
        <w:ind w:left="4248"/>
        <w:jc w:val="both"/>
        <w:rPr>
          <w:color w:val="757575"/>
          <w:sz w:val="21"/>
          <w:szCs w:val="21"/>
        </w:rPr>
      </w:pPr>
    </w:p>
    <w:p w14:paraId="06E033BD" w14:textId="6E1D7FFB" w:rsidR="00B4087B" w:rsidRPr="00A253B6" w:rsidRDefault="00B4087B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Asimismo, se realizará un relevamiento de las instalaciones del cliente, durante el cual se realizarán las mediciones necesarias.</w:t>
      </w:r>
    </w:p>
    <w:p w14:paraId="37D52647" w14:textId="1F2CF090" w:rsidR="377D2FD9" w:rsidRDefault="377D2FD9" w:rsidP="377D2FD9">
      <w:pPr>
        <w:spacing w:after="0"/>
        <w:ind w:left="4248"/>
        <w:jc w:val="both"/>
        <w:rPr>
          <w:color w:val="757575"/>
          <w:sz w:val="21"/>
          <w:szCs w:val="21"/>
        </w:rPr>
      </w:pPr>
    </w:p>
    <w:p w14:paraId="676D3E56" w14:textId="18669E0E" w:rsidR="00741E19" w:rsidRPr="00A253B6" w:rsidRDefault="000136AD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5" behindDoc="0" locked="0" layoutInCell="1" allowOverlap="1" wp14:anchorId="3BE03430" wp14:editId="6EA0D461">
                <wp:simplePos x="0" y="0"/>
                <wp:positionH relativeFrom="column">
                  <wp:posOffset>1756410</wp:posOffset>
                </wp:positionH>
                <wp:positionV relativeFrom="paragraph">
                  <wp:posOffset>168689</wp:posOffset>
                </wp:positionV>
                <wp:extent cx="914400" cy="1404620"/>
                <wp:effectExtent l="0" t="0" r="0" b="3810"/>
                <wp:wrapNone/>
                <wp:docPr id="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5385DD" w14:textId="352A6B43" w:rsidR="000136AD" w:rsidRPr="00C47F41" w:rsidRDefault="000136AD" w:rsidP="000136AD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E03430" id="_x0000_s1035" type="#_x0000_t202" style="position:absolute;left:0;text-align:left;margin-left:138.3pt;margin-top:13.3pt;width:1in;height:110.6pt;z-index:25165827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" filled="f" stroked="f">
                <v:textbox style="mso-fit-shape-to-text:t">
                  <w:txbxContent>
                    <w:p w14:paraId="215385DD" w14:textId="352A6B43" w:rsidR="000136AD" w:rsidRPr="00C47F41" w:rsidRDefault="000136AD" w:rsidP="000136AD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4220A"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C7301D" wp14:editId="560A3A0D">
                <wp:simplePos x="0" y="0"/>
                <wp:positionH relativeFrom="column">
                  <wp:posOffset>2696909</wp:posOffset>
                </wp:positionH>
                <wp:positionV relativeFrom="paragraph">
                  <wp:posOffset>99060</wp:posOffset>
                </wp:positionV>
                <wp:extent cx="1033153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15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D32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53462" id="Conector recto 2" o:spid="_x0000_s1026" style="position:absolute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35pt,7.8pt" to="293.7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" strokecolor="#ed3237">
                <v:stroke joinstyle="miter"/>
              </v:line>
            </w:pict>
          </mc:Fallback>
        </mc:AlternateContent>
      </w:r>
    </w:p>
    <w:p w14:paraId="622D8903" w14:textId="3A4024AF" w:rsidR="00B4087B" w:rsidRPr="00A253B6" w:rsidRDefault="00D34521" w:rsidP="004D17E5">
      <w:pPr>
        <w:spacing w:after="0"/>
        <w:ind w:left="8496"/>
        <w:jc w:val="both"/>
        <w:rPr>
          <w:color w:val="757575"/>
          <w:sz w:val="21"/>
          <w:szCs w:val="21"/>
        </w:rPr>
      </w:pPr>
      <w:r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5E6D961C" wp14:editId="38A65875">
                <wp:simplePos x="0" y="0"/>
                <wp:positionH relativeFrom="column">
                  <wp:posOffset>19685</wp:posOffset>
                </wp:positionH>
                <wp:positionV relativeFrom="paragraph">
                  <wp:posOffset>173990</wp:posOffset>
                </wp:positionV>
                <wp:extent cx="1579880" cy="1404620"/>
                <wp:effectExtent l="0" t="0" r="0" b="0"/>
                <wp:wrapNone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C7272F" w14:textId="77777777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  <w:t>FASE</w:t>
                            </w:r>
                          </w:p>
                          <w:p w14:paraId="22372AE4" w14:textId="2D05B7AD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ANÁLISIS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6D961C" id="_x0000_s1036" type="#_x0000_t202" style="position:absolute;left:0;text-align:left;margin-left:1.55pt;margin-top:13.7pt;width:124.4pt;height:110.6pt;z-index:2516582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" filled="f" stroked="f">
                <v:textbox style="mso-fit-shape-to-text:t">
                  <w:txbxContent>
                    <w:p w14:paraId="7BC7272F" w14:textId="77777777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  <w:t>FASE</w:t>
                      </w:r>
                    </w:p>
                    <w:p w14:paraId="22372AE4" w14:textId="2D05B7AD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ANÁLISIS</w:t>
                      </w:r>
                    </w:p>
                  </w:txbxContent>
                </v:textbox>
              </v:shape>
            </w:pict>
          </mc:Fallback>
        </mc:AlternateContent>
      </w:r>
    </w:p>
    <w:p w14:paraId="07EE3081" w14:textId="29B4ADC9" w:rsidR="00B4087B" w:rsidRPr="00A253B6" w:rsidRDefault="00B4087B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En base a los datos relevados se analizan las posibilidades de ahorro en 2 niveles:</w:t>
      </w:r>
    </w:p>
    <w:p w14:paraId="3EDA225E" w14:textId="06832444" w:rsidR="00741E19" w:rsidRPr="00B4087B" w:rsidRDefault="00741E19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57C7745E" w14:textId="6734E4FB" w:rsidR="00B4087B" w:rsidRPr="00B4087B" w:rsidRDefault="009B3EA4" w:rsidP="004D17E5">
      <w:pPr>
        <w:spacing w:after="0"/>
        <w:ind w:left="8496"/>
        <w:jc w:val="both"/>
        <w:rPr>
          <w:color w:val="595959" w:themeColor="text1" w:themeTint="A6"/>
          <w:sz w:val="21"/>
          <w:szCs w:val="21"/>
        </w:rPr>
      </w:pPr>
      <w:r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1BE8A9" wp14:editId="30CD1E6C">
                <wp:simplePos x="0" y="0"/>
                <wp:positionH relativeFrom="column">
                  <wp:posOffset>2610485</wp:posOffset>
                </wp:positionH>
                <wp:positionV relativeFrom="paragraph">
                  <wp:posOffset>141429</wp:posOffset>
                </wp:positionV>
                <wp:extent cx="1497600" cy="244800"/>
                <wp:effectExtent l="0" t="0" r="7620" b="31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600" cy="244800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99F00" id="Rectángulo 7" o:spid="_x0000_s1026" style="position:absolute;margin-left:205.55pt;margin-top:11.15pt;width:117.9pt;height:19.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" fillcolor="#757575" stroked="f" strokeweight="1pt"/>
            </w:pict>
          </mc:Fallback>
        </mc:AlternateContent>
      </w:r>
    </w:p>
    <w:p w14:paraId="19C81A22" w14:textId="19BC8205" w:rsidR="00B4087B" w:rsidRPr="009B3EA4" w:rsidRDefault="00B4087B" w:rsidP="004D17E5">
      <w:pPr>
        <w:spacing w:after="0"/>
        <w:ind w:left="4248"/>
        <w:jc w:val="both"/>
        <w:rPr>
          <w:color w:val="FFFFFF" w:themeColor="background1"/>
          <w:sz w:val="21"/>
          <w:szCs w:val="21"/>
        </w:rPr>
      </w:pPr>
      <w:r w:rsidRPr="009B3EA4">
        <w:rPr>
          <w:color w:val="FFFFFF" w:themeColor="background1"/>
          <w:sz w:val="21"/>
          <w:szCs w:val="21"/>
        </w:rPr>
        <w:t>Fuentes energéticas</w:t>
      </w:r>
    </w:p>
    <w:p w14:paraId="32678807" w14:textId="6AF2499B" w:rsidR="00741E19" w:rsidRDefault="00741E19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6EFFA20D" w14:textId="4D9DE88A" w:rsidR="00741E19" w:rsidRPr="00B4087B" w:rsidRDefault="00741E19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2C9F57FB" w14:textId="361BF80E" w:rsidR="00B4087B" w:rsidRPr="00A253B6" w:rsidRDefault="00B4087B" w:rsidP="004D17E5">
      <w:pPr>
        <w:pStyle w:val="Prrafodelista"/>
        <w:numPr>
          <w:ilvl w:val="0"/>
          <w:numId w:val="1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Sustitución de energéticos.</w:t>
      </w:r>
    </w:p>
    <w:p w14:paraId="77FEF28D" w14:textId="58E492AC" w:rsidR="00B4087B" w:rsidRPr="00A253B6" w:rsidRDefault="00B4087B" w:rsidP="004D17E5">
      <w:pPr>
        <w:pStyle w:val="Prrafodelista"/>
        <w:numPr>
          <w:ilvl w:val="0"/>
          <w:numId w:val="1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Optimización de la compra o contratación de energéticos para la obtención del mejor plan, beneficio o descuento.</w:t>
      </w:r>
    </w:p>
    <w:p w14:paraId="7890C7B2" w14:textId="67102994" w:rsidR="00741E19" w:rsidRDefault="00741E19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6309295A" w14:textId="6ABB1FB7" w:rsidR="00741E19" w:rsidRPr="00B4087B" w:rsidRDefault="005079F4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  <w:r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23F391CF" wp14:editId="0C1724F9">
                <wp:simplePos x="0" y="0"/>
                <wp:positionH relativeFrom="column">
                  <wp:posOffset>2610485</wp:posOffset>
                </wp:positionH>
                <wp:positionV relativeFrom="paragraph">
                  <wp:posOffset>144145</wp:posOffset>
                </wp:positionV>
                <wp:extent cx="1497600" cy="244800"/>
                <wp:effectExtent l="0" t="0" r="7620" b="31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600" cy="244800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C3C08" id="Rectángulo 8" o:spid="_x0000_s1026" style="position:absolute;margin-left:205.55pt;margin-top:11.35pt;width:117.9pt;height:19.3pt;z-index:-2516582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" fillcolor="#757575" stroked="f" strokeweight="1pt"/>
            </w:pict>
          </mc:Fallback>
        </mc:AlternateContent>
      </w:r>
    </w:p>
    <w:p w14:paraId="0AABF82C" w14:textId="15B2584E" w:rsidR="00B4087B" w:rsidRPr="005079F4" w:rsidRDefault="00B4087B" w:rsidP="004D17E5">
      <w:pPr>
        <w:spacing w:after="0"/>
        <w:ind w:left="4248"/>
        <w:jc w:val="both"/>
        <w:rPr>
          <w:color w:val="FFFFFF" w:themeColor="background1"/>
          <w:sz w:val="21"/>
          <w:szCs w:val="21"/>
        </w:rPr>
      </w:pPr>
      <w:r w:rsidRPr="005079F4">
        <w:rPr>
          <w:color w:val="FFFFFF" w:themeColor="background1"/>
          <w:sz w:val="21"/>
          <w:szCs w:val="21"/>
        </w:rPr>
        <w:t>Usos energéticos</w:t>
      </w:r>
    </w:p>
    <w:p w14:paraId="5F9789E9" w14:textId="7713D7F6" w:rsidR="00741E19" w:rsidRDefault="00741E19" w:rsidP="004D17E5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7CC0FC56" w14:textId="65033FFE" w:rsidR="00741E19" w:rsidRPr="00A253B6" w:rsidRDefault="00741E19" w:rsidP="004D17E5">
      <w:pPr>
        <w:spacing w:after="0"/>
        <w:ind w:left="4248"/>
        <w:jc w:val="both"/>
        <w:rPr>
          <w:color w:val="757575"/>
          <w:sz w:val="21"/>
          <w:szCs w:val="21"/>
        </w:rPr>
      </w:pPr>
    </w:p>
    <w:p w14:paraId="025C67A9" w14:textId="37580730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del sistema eléctrico de potencia.</w:t>
      </w:r>
    </w:p>
    <w:p w14:paraId="2E01704C" w14:textId="580D4684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en la iluminación.</w:t>
      </w:r>
    </w:p>
    <w:p w14:paraId="083DEC68" w14:textId="7654BEDB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en acondicionamiento térmico, aislamiento edilicio y ventilación.</w:t>
      </w:r>
    </w:p>
    <w:p w14:paraId="4AA2FF43" w14:textId="634501F8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en el manejo de agua potable y aguas residuales.</w:t>
      </w:r>
    </w:p>
    <w:p w14:paraId="6A2790FE" w14:textId="166297AC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en el transporte.</w:t>
      </w:r>
    </w:p>
    <w:p w14:paraId="0AF25072" w14:textId="298F7327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Eficiencia de equipos de altos consumos (calderas, aire comprimido, hornos, grandes motores, etc</w:t>
      </w:r>
      <w:r w:rsidR="00133D41">
        <w:rPr>
          <w:color w:val="757575"/>
          <w:sz w:val="21"/>
          <w:szCs w:val="21"/>
        </w:rPr>
        <w:t>.</w:t>
      </w:r>
      <w:r w:rsidRPr="00A253B6">
        <w:rPr>
          <w:color w:val="757575"/>
          <w:sz w:val="21"/>
          <w:szCs w:val="21"/>
        </w:rPr>
        <w:t>).</w:t>
      </w:r>
    </w:p>
    <w:p w14:paraId="0D04D5AC" w14:textId="16BFCF36" w:rsidR="00B4087B" w:rsidRPr="00A253B6" w:rsidRDefault="00B4087B" w:rsidP="004D17E5">
      <w:pPr>
        <w:pStyle w:val="Prrafodelista"/>
        <w:numPr>
          <w:ilvl w:val="0"/>
          <w:numId w:val="2"/>
        </w:numPr>
        <w:spacing w:after="0"/>
        <w:ind w:left="4260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Recuperación de energía (energía de efluentes líquidos y gaseosos, cogeneración, residuos, etc</w:t>
      </w:r>
      <w:r w:rsidR="00133D41">
        <w:rPr>
          <w:color w:val="757575"/>
          <w:sz w:val="21"/>
          <w:szCs w:val="21"/>
        </w:rPr>
        <w:t>.</w:t>
      </w:r>
      <w:r w:rsidRPr="00A253B6">
        <w:rPr>
          <w:color w:val="757575"/>
          <w:sz w:val="21"/>
          <w:szCs w:val="21"/>
        </w:rPr>
        <w:t>).</w:t>
      </w:r>
    </w:p>
    <w:p w14:paraId="4DBDF13B" w14:textId="547ADE1B" w:rsidR="004802D0" w:rsidRPr="00A253B6" w:rsidRDefault="004802D0" w:rsidP="004802D0">
      <w:pPr>
        <w:pStyle w:val="Prrafodelista"/>
        <w:spacing w:after="0"/>
        <w:ind w:left="4260"/>
        <w:jc w:val="both"/>
        <w:rPr>
          <w:color w:val="757575"/>
          <w:sz w:val="21"/>
          <w:szCs w:val="21"/>
        </w:rPr>
      </w:pPr>
    </w:p>
    <w:p w14:paraId="0D85DA10" w14:textId="27C238EE" w:rsidR="00B4087B" w:rsidRPr="00A253B6" w:rsidRDefault="000136AD" w:rsidP="004D17E5">
      <w:pPr>
        <w:spacing w:after="0"/>
        <w:ind w:left="8496"/>
        <w:jc w:val="both"/>
        <w:rPr>
          <w:color w:val="757575"/>
          <w:sz w:val="21"/>
          <w:szCs w:val="21"/>
        </w:rPr>
      </w:pPr>
      <w:r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6" behindDoc="0" locked="0" layoutInCell="1" allowOverlap="1" wp14:anchorId="66ED44D0" wp14:editId="27F32449">
                <wp:simplePos x="0" y="0"/>
                <wp:positionH relativeFrom="column">
                  <wp:posOffset>1756410</wp:posOffset>
                </wp:positionH>
                <wp:positionV relativeFrom="paragraph">
                  <wp:posOffset>140933</wp:posOffset>
                </wp:positionV>
                <wp:extent cx="914400" cy="1404620"/>
                <wp:effectExtent l="0" t="0" r="0" b="3810"/>
                <wp:wrapNone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A8ACB" w14:textId="77DD8410" w:rsidR="000136AD" w:rsidRPr="00C47F41" w:rsidRDefault="000136AD" w:rsidP="000136AD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ED44D0" id="_x0000_s1037" type="#_x0000_t202" style="position:absolute;left:0;text-align:left;margin-left:138.3pt;margin-top:11.1pt;width:1in;height:110.6pt;z-index:2516582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" filled="f" stroked="f">
                <v:textbox style="mso-fit-shape-to-text:t">
                  <w:txbxContent>
                    <w:p w14:paraId="4C4A8ACB" w14:textId="77DD8410" w:rsidR="000136AD" w:rsidRPr="00C47F41" w:rsidRDefault="000136AD" w:rsidP="000136AD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802D0"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E5EE8B4" wp14:editId="1EB46AB1">
                <wp:simplePos x="0" y="0"/>
                <wp:positionH relativeFrom="column">
                  <wp:posOffset>2696909</wp:posOffset>
                </wp:positionH>
                <wp:positionV relativeFrom="paragraph">
                  <wp:posOffset>99695</wp:posOffset>
                </wp:positionV>
                <wp:extent cx="1033145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1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D32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AD327" id="Conector recto 9" o:spid="_x0000_s1026" style="position:absolute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35pt,7.85pt" to="293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" strokecolor="#ed3237">
                <v:stroke joinstyle="miter"/>
              </v:line>
            </w:pict>
          </mc:Fallback>
        </mc:AlternateContent>
      </w:r>
    </w:p>
    <w:p w14:paraId="630B6297" w14:textId="40FFB1DD" w:rsidR="00B4087B" w:rsidRPr="00A253B6" w:rsidRDefault="000136AD" w:rsidP="004D17E5">
      <w:pPr>
        <w:spacing w:after="0"/>
        <w:ind w:left="8496"/>
        <w:jc w:val="both"/>
        <w:rPr>
          <w:color w:val="757575"/>
          <w:sz w:val="21"/>
          <w:szCs w:val="21"/>
        </w:rPr>
      </w:pPr>
      <w:r w:rsidRPr="00A253B6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661BDF4C" wp14:editId="6B628230">
                <wp:simplePos x="0" y="0"/>
                <wp:positionH relativeFrom="column">
                  <wp:posOffset>19685</wp:posOffset>
                </wp:positionH>
                <wp:positionV relativeFrom="paragraph">
                  <wp:posOffset>105447</wp:posOffset>
                </wp:positionV>
                <wp:extent cx="1579880" cy="1404620"/>
                <wp:effectExtent l="0" t="0" r="0" b="0"/>
                <wp:wrapNone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4364C" w14:textId="77777777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  <w:t>FASE</w:t>
                            </w:r>
                          </w:p>
                          <w:p w14:paraId="5283E244" w14:textId="0DE3FCC3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RESULTADOS</w:t>
                            </w:r>
                          </w:p>
                          <w:p w14:paraId="7E6479F6" w14:textId="11F6116B" w:rsidR="0092788B" w:rsidRPr="00C47F41" w:rsidRDefault="0092788B" w:rsidP="0092788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Y PROPUESTAS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BDF4C" id="_x0000_s1038" type="#_x0000_t202" style="position:absolute;left:0;text-align:left;margin-left:1.55pt;margin-top:8.3pt;width:124.4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" filled="f" stroked="f">
                <v:textbox style="mso-fit-shape-to-text:t">
                  <w:txbxContent>
                    <w:p w14:paraId="4F64364C" w14:textId="77777777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  <w:t>FASE</w:t>
                      </w:r>
                    </w:p>
                    <w:p w14:paraId="5283E244" w14:textId="0DE3FCC3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RESULTADOS</w:t>
                      </w:r>
                    </w:p>
                    <w:p w14:paraId="7E6479F6" w14:textId="11F6116B" w:rsidR="0092788B" w:rsidRPr="00C47F41" w:rsidRDefault="0092788B" w:rsidP="0092788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Y PROPUESTAS</w:t>
                      </w:r>
                    </w:p>
                  </w:txbxContent>
                </v:textbox>
              </v:shape>
            </w:pict>
          </mc:Fallback>
        </mc:AlternateContent>
      </w:r>
    </w:p>
    <w:p w14:paraId="46D21F56" w14:textId="6CD2F7A7" w:rsidR="00B4087B" w:rsidRPr="00A253B6" w:rsidRDefault="00B4087B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A253B6">
        <w:rPr>
          <w:color w:val="757575"/>
          <w:sz w:val="21"/>
          <w:szCs w:val="21"/>
        </w:rPr>
        <w:t>Se presenta un informe detallando las posibilidades de ahorro encontradas, las acciones propuestas a tomar, las inversiones (de ser necesarias), un estudio económico que explica el posible ahorro, seguido de su correspondiente estudio de sensibilidad a variaciones en las condiciones de trabajo y otros factores que ameriten su estudio (repagos y tasas de retorno de inversiones).</w:t>
      </w:r>
    </w:p>
    <w:p w14:paraId="72FC43C2" w14:textId="15F1B117" w:rsidR="377D2FD9" w:rsidRDefault="00156271" w:rsidP="377D2FD9">
      <w:pPr>
        <w:spacing w:after="0"/>
        <w:ind w:left="4248"/>
        <w:jc w:val="both"/>
        <w:rPr>
          <w:color w:val="757575"/>
          <w:sz w:val="21"/>
          <w:szCs w:val="21"/>
        </w:rPr>
      </w:pPr>
      <w:r w:rsidRPr="0092788B">
        <w:rPr>
          <w:noProof/>
          <w:color w:val="595959" w:themeColor="text1" w:themeTint="A6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58277" behindDoc="0" locked="0" layoutInCell="1" allowOverlap="1" wp14:anchorId="762C89AF" wp14:editId="3F324F09">
                <wp:simplePos x="0" y="0"/>
                <wp:positionH relativeFrom="column">
                  <wp:posOffset>1806465</wp:posOffset>
                </wp:positionH>
                <wp:positionV relativeFrom="paragraph">
                  <wp:posOffset>-72390</wp:posOffset>
                </wp:positionV>
                <wp:extent cx="914400" cy="1404620"/>
                <wp:effectExtent l="0" t="0" r="0" b="3810"/>
                <wp:wrapNone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F9059" w14:textId="6399CE7B" w:rsidR="000136AD" w:rsidRPr="00C47F41" w:rsidRDefault="000136AD" w:rsidP="000136AD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2C89AF" id="_x0000_s1039" type="#_x0000_t202" style="position:absolute;left:0;text-align:left;margin-left:142.25pt;margin-top:-5.7pt;width:1in;height:110.6pt;z-index:25165827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" filled="f" stroked="f">
                <v:textbox style="mso-fit-shape-to-text:t">
                  <w:txbxContent>
                    <w:p w14:paraId="221F9059" w14:textId="6399CE7B" w:rsidR="000136AD" w:rsidRPr="00C47F41" w:rsidRDefault="000136AD" w:rsidP="000136AD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57322C62" w14:textId="3B71D102" w:rsidR="1894598A" w:rsidRDefault="00156271" w:rsidP="377D2FD9">
      <w:pPr>
        <w:spacing w:after="0"/>
        <w:ind w:left="4248"/>
        <w:jc w:val="both"/>
        <w:rPr>
          <w:color w:val="757575"/>
          <w:sz w:val="21"/>
          <w:szCs w:val="21"/>
        </w:rPr>
      </w:pPr>
      <w:r w:rsidRPr="00156271">
        <w:rPr>
          <w:color w:val="757575"/>
          <w:sz w:val="21"/>
          <w:szCs w:val="21"/>
        </w:rPr>
        <w:t>Las propuestas aceptadas por el cliente serán ejecutadas y gestionadas por SEG Ingeniería, o bien supervisadas por SEG en caso de subcontratos.</w:t>
      </w:r>
      <w:r w:rsidR="62CAC038" w:rsidRPr="377D2FD9">
        <w:rPr>
          <w:color w:val="757575"/>
          <w:sz w:val="21"/>
          <w:szCs w:val="21"/>
        </w:rPr>
        <w:t xml:space="preserve"> </w:t>
      </w:r>
      <w:r w:rsidR="1894598A" w:rsidRPr="377D2FD9">
        <w:rPr>
          <w:color w:val="757575"/>
          <w:sz w:val="21"/>
          <w:szCs w:val="21"/>
        </w:rPr>
        <w:t xml:space="preserve"> </w:t>
      </w:r>
    </w:p>
    <w:p w14:paraId="0608EFFA" w14:textId="175E4109" w:rsidR="00B4087B" w:rsidRPr="00B4087B" w:rsidRDefault="002C35CD" w:rsidP="004D17E5">
      <w:pPr>
        <w:spacing w:after="0"/>
        <w:ind w:left="8496"/>
        <w:jc w:val="both"/>
        <w:rPr>
          <w:color w:val="595959" w:themeColor="text1" w:themeTint="A6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21E92A47" wp14:editId="4C35B5E5">
                <wp:simplePos x="0" y="0"/>
                <wp:positionH relativeFrom="column">
                  <wp:posOffset>-81280</wp:posOffset>
                </wp:positionH>
                <wp:positionV relativeFrom="paragraph">
                  <wp:posOffset>133948</wp:posOffset>
                </wp:positionV>
                <wp:extent cx="1778635" cy="1404620"/>
                <wp:effectExtent l="0" t="0" r="0" b="0"/>
                <wp:wrapNone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348C4" w14:textId="77777777" w:rsidR="00871ECB" w:rsidRPr="00C47F41" w:rsidRDefault="00871ECB" w:rsidP="00871ECB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  <w:t>FASE</w:t>
                            </w:r>
                          </w:p>
                          <w:p w14:paraId="267FFC2C" w14:textId="00F11821" w:rsidR="00871ECB" w:rsidRPr="00C47F41" w:rsidRDefault="00303F69" w:rsidP="00871EC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IMPLEMENTACIÓN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92A47" id="_x0000_s1040" type="#_x0000_t202" style="position:absolute;left:0;text-align:left;margin-left:-6.4pt;margin-top:10.55pt;width:140.05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" filled="f" stroked="f">
                <v:textbox style="mso-fit-shape-to-text:t">
                  <w:txbxContent>
                    <w:p w14:paraId="361348C4" w14:textId="77777777" w:rsidR="00871ECB" w:rsidRPr="00C47F41" w:rsidRDefault="00871ECB" w:rsidP="00871ECB">
                      <w:pPr>
                        <w:spacing w:after="0"/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  <w:t>FASE</w:t>
                      </w:r>
                    </w:p>
                    <w:p w14:paraId="267FFC2C" w14:textId="00F11821" w:rsidR="00871ECB" w:rsidRPr="00C47F41" w:rsidRDefault="00303F69" w:rsidP="00871EC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IMPLEMENTACIÓN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5A2FB5A4" w14:textId="25B099CE" w:rsidR="00547119" w:rsidRPr="001E57D9" w:rsidRDefault="00547119" w:rsidP="004D17E5">
      <w:pPr>
        <w:spacing w:after="0"/>
        <w:ind w:left="4248"/>
        <w:jc w:val="both"/>
        <w:rPr>
          <w:color w:val="757575"/>
          <w:sz w:val="21"/>
          <w:szCs w:val="21"/>
        </w:rPr>
      </w:pPr>
    </w:p>
    <w:p w14:paraId="74A07337" w14:textId="77777777" w:rsidR="009A2ADE" w:rsidRDefault="009A2ADE" w:rsidP="004D17E5">
      <w:pPr>
        <w:spacing w:after="0"/>
        <w:ind w:left="4248"/>
        <w:jc w:val="both"/>
        <w:rPr>
          <w:color w:val="757575"/>
          <w:sz w:val="21"/>
          <w:szCs w:val="21"/>
        </w:rPr>
      </w:pPr>
    </w:p>
    <w:p w14:paraId="6BD559EC" w14:textId="1642534C" w:rsidR="009A2ADE" w:rsidRDefault="009A2ADE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2918308" wp14:editId="4CD0FD30">
                <wp:simplePos x="0" y="0"/>
                <wp:positionH relativeFrom="column">
                  <wp:posOffset>2704465</wp:posOffset>
                </wp:positionH>
                <wp:positionV relativeFrom="paragraph">
                  <wp:posOffset>120552</wp:posOffset>
                </wp:positionV>
                <wp:extent cx="1033145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1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D32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E4749" id="Conector recto 10" o:spid="_x0000_s1026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95pt,9.5pt" to="294.3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" strokecolor="#ed3237">
                <v:stroke joinstyle="miter"/>
              </v:line>
            </w:pict>
          </mc:Fallback>
        </mc:AlternateContent>
      </w:r>
    </w:p>
    <w:p w14:paraId="1792C014" w14:textId="5F568BE9" w:rsidR="00547119" w:rsidRPr="001E57D9" w:rsidRDefault="000136AD" w:rsidP="004D17E5">
      <w:pPr>
        <w:spacing w:after="0"/>
        <w:ind w:left="4248"/>
        <w:jc w:val="both"/>
        <w:rPr>
          <w:color w:val="757575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8" behindDoc="0" locked="0" layoutInCell="1" allowOverlap="1" wp14:anchorId="0A9C950B" wp14:editId="162512D5">
                <wp:simplePos x="0" y="0"/>
                <wp:positionH relativeFrom="column">
                  <wp:posOffset>1791335</wp:posOffset>
                </wp:positionH>
                <wp:positionV relativeFrom="paragraph">
                  <wp:posOffset>151802</wp:posOffset>
                </wp:positionV>
                <wp:extent cx="914400" cy="1404620"/>
                <wp:effectExtent l="0" t="0" r="0" b="381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0BDF2" w14:textId="2569887F" w:rsidR="000136AD" w:rsidRPr="00C47F41" w:rsidRDefault="000136AD" w:rsidP="000136AD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9C950B" id="_x0000_s1041" type="#_x0000_t202" style="position:absolute;left:0;text-align:left;margin-left:141.05pt;margin-top:11.95pt;width:1in;height:110.6pt;z-index:25165827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" filled="f" stroked="f">
                <v:textbox style="mso-fit-shape-to-text:t">
                  <w:txbxContent>
                    <w:p w14:paraId="47E0BDF2" w14:textId="2569887F" w:rsidR="000136AD" w:rsidRPr="00C47F41" w:rsidRDefault="000136AD" w:rsidP="000136AD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137D2FDF" w14:textId="618D3EC2" w:rsidR="00B4087B" w:rsidRPr="001E57D9" w:rsidRDefault="00303F69" w:rsidP="004D17E5">
      <w:pPr>
        <w:spacing w:after="0"/>
        <w:ind w:left="12744"/>
        <w:jc w:val="both"/>
        <w:rPr>
          <w:color w:val="757575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3" behindDoc="0" locked="0" layoutInCell="1" allowOverlap="1" wp14:anchorId="7093EE9C" wp14:editId="0CD9180F">
                <wp:simplePos x="0" y="0"/>
                <wp:positionH relativeFrom="column">
                  <wp:posOffset>-81280</wp:posOffset>
                </wp:positionH>
                <wp:positionV relativeFrom="paragraph">
                  <wp:posOffset>121322</wp:posOffset>
                </wp:positionV>
                <wp:extent cx="1778635" cy="1404620"/>
                <wp:effectExtent l="0" t="0" r="0" b="1270"/>
                <wp:wrapNone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8B30F" w14:textId="77777777" w:rsidR="00303F69" w:rsidRPr="00C47F41" w:rsidRDefault="00303F69" w:rsidP="00303F69">
                            <w:pPr>
                              <w:spacing w:after="0"/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757575"/>
                                <w:sz w:val="26"/>
                                <w:szCs w:val="26"/>
                              </w:rPr>
                              <w:t>FASE</w:t>
                            </w:r>
                          </w:p>
                          <w:p w14:paraId="364A0F21" w14:textId="04E312AD" w:rsidR="00303F69" w:rsidRPr="00C47F41" w:rsidRDefault="00303F69" w:rsidP="00303F69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MONITOREO Y CORRECCIÓN DE DESVÍOS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93EE9C" id="_x0000_s1042" type="#_x0000_t202" style="position:absolute;left:0;text-align:left;margin-left:-6.4pt;margin-top:9.55pt;width:140.05pt;height:110.6pt;z-index:25165826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" filled="f" stroked="f">
                <v:textbox style="mso-fit-shape-to-text:t">
                  <w:txbxContent>
                    <w:p w14:paraId="2B88B30F" w14:textId="77777777" w:rsidR="00303F69" w:rsidRPr="00C47F41" w:rsidRDefault="00303F69" w:rsidP="00303F69">
                      <w:pPr>
                        <w:spacing w:after="0"/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757575"/>
                          <w:sz w:val="26"/>
                          <w:szCs w:val="26"/>
                        </w:rPr>
                        <w:t>FASE</w:t>
                      </w:r>
                    </w:p>
                    <w:p w14:paraId="364A0F21" w14:textId="04E312AD" w:rsidR="00303F69" w:rsidRPr="00C47F41" w:rsidRDefault="00303F69" w:rsidP="00303F69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MONITOREO Y CORRECCIÓN DE DESVÍOS</w:t>
                      </w:r>
                    </w:p>
                  </w:txbxContent>
                </v:textbox>
              </v:shape>
            </w:pict>
          </mc:Fallback>
        </mc:AlternateContent>
      </w:r>
    </w:p>
    <w:p w14:paraId="2640CDCD" w14:textId="5378EF6D" w:rsidR="377D2FD9" w:rsidRDefault="00156271" w:rsidP="377D2FD9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  <w:r w:rsidRPr="00156271">
        <w:rPr>
          <w:color w:val="757575"/>
          <w:sz w:val="21"/>
          <w:szCs w:val="21"/>
        </w:rPr>
        <w:t xml:space="preserve">Durante 24 meses, con frecuencia mensual se evaluarán los ahorros logrados, y se verificará que todo el sistema funciona </w:t>
      </w:r>
      <w:proofErr w:type="gramStart"/>
      <w:r w:rsidRPr="00156271">
        <w:rPr>
          <w:color w:val="757575"/>
          <w:sz w:val="21"/>
          <w:szCs w:val="21"/>
        </w:rPr>
        <w:t>de acuerdo a</w:t>
      </w:r>
      <w:proofErr w:type="gramEnd"/>
      <w:r w:rsidRPr="00156271">
        <w:rPr>
          <w:color w:val="757575"/>
          <w:sz w:val="21"/>
          <w:szCs w:val="21"/>
        </w:rPr>
        <w:t xml:space="preserve"> lo planificado, planteando la inmediata corrección en caso de detectarse desvíos.</w:t>
      </w:r>
    </w:p>
    <w:p w14:paraId="55ADEF0C" w14:textId="79EB6D33" w:rsidR="007C0038" w:rsidRDefault="007C0038" w:rsidP="00741E19">
      <w:pPr>
        <w:spacing w:after="0"/>
        <w:ind w:left="4956"/>
        <w:jc w:val="both"/>
        <w:rPr>
          <w:color w:val="595959" w:themeColor="text1" w:themeTint="A6"/>
          <w:sz w:val="21"/>
          <w:szCs w:val="21"/>
        </w:rPr>
      </w:pPr>
    </w:p>
    <w:p w14:paraId="1F60CB9E" w14:textId="3B54B58A" w:rsidR="007C0038" w:rsidRDefault="007C0038" w:rsidP="00741E19">
      <w:pPr>
        <w:spacing w:after="0"/>
        <w:ind w:left="4956"/>
        <w:jc w:val="both"/>
        <w:rPr>
          <w:color w:val="595959" w:themeColor="text1" w:themeTint="A6"/>
          <w:sz w:val="21"/>
          <w:szCs w:val="21"/>
        </w:rPr>
      </w:pPr>
    </w:p>
    <w:p w14:paraId="3BC5423B" w14:textId="77777777" w:rsidR="009A2ADE" w:rsidRDefault="009A2ADE" w:rsidP="00741E19">
      <w:pPr>
        <w:spacing w:after="0"/>
        <w:ind w:left="4956"/>
        <w:jc w:val="both"/>
        <w:rPr>
          <w:color w:val="595959" w:themeColor="text1" w:themeTint="A6"/>
          <w:sz w:val="21"/>
          <w:szCs w:val="21"/>
        </w:rPr>
      </w:pPr>
    </w:p>
    <w:p w14:paraId="01173657" w14:textId="059A4BF4" w:rsidR="004A39FC" w:rsidRDefault="004A39FC" w:rsidP="00741E19">
      <w:pPr>
        <w:spacing w:after="0"/>
        <w:ind w:left="4956"/>
        <w:jc w:val="both"/>
        <w:rPr>
          <w:color w:val="595959" w:themeColor="text1" w:themeTint="A6"/>
          <w:sz w:val="21"/>
          <w:szCs w:val="21"/>
        </w:rPr>
      </w:pPr>
    </w:p>
    <w:p w14:paraId="25244390" w14:textId="6BD39238" w:rsidR="00B4087B" w:rsidRPr="00B4087B" w:rsidRDefault="00B4087B" w:rsidP="00B4087B">
      <w:pPr>
        <w:spacing w:after="0"/>
        <w:ind w:left="4248"/>
        <w:jc w:val="both"/>
        <w:rPr>
          <w:color w:val="595959" w:themeColor="text1" w:themeTint="A6"/>
          <w:sz w:val="21"/>
          <w:szCs w:val="21"/>
        </w:rPr>
      </w:pPr>
    </w:p>
    <w:p w14:paraId="2336BA6A" w14:textId="64B89E39" w:rsidR="007E3707" w:rsidRDefault="007E3707" w:rsidP="00B4087B">
      <w:pPr>
        <w:spacing w:after="0"/>
        <w:jc w:val="both"/>
        <w:rPr>
          <w:b/>
          <w:bCs/>
          <w:color w:val="ED3237"/>
          <w:sz w:val="26"/>
          <w:szCs w:val="26"/>
        </w:rPr>
      </w:pPr>
      <w:r w:rsidRPr="00C47F41">
        <w:rPr>
          <w:b/>
          <w:bCs/>
          <w:color w:val="ED3237"/>
          <w:sz w:val="26"/>
          <w:szCs w:val="26"/>
        </w:rPr>
        <w:t>HONORARIOS</w:t>
      </w:r>
    </w:p>
    <w:p w14:paraId="46214F19" w14:textId="77777777" w:rsidR="004D069D" w:rsidRDefault="004D069D" w:rsidP="00B4087B">
      <w:pPr>
        <w:spacing w:after="0"/>
        <w:jc w:val="both"/>
        <w:rPr>
          <w:b/>
          <w:bCs/>
          <w:color w:val="ED3237"/>
          <w:sz w:val="26"/>
          <w:szCs w:val="26"/>
        </w:rPr>
      </w:pPr>
    </w:p>
    <w:p w14:paraId="59A33D1B" w14:textId="77777777" w:rsidR="00156271" w:rsidRPr="00156271" w:rsidRDefault="00156271" w:rsidP="00156271">
      <w:pPr>
        <w:spacing w:after="0"/>
        <w:jc w:val="both"/>
        <w:rPr>
          <w:color w:val="757575"/>
          <w:sz w:val="21"/>
          <w:szCs w:val="21"/>
        </w:rPr>
      </w:pPr>
      <w:r w:rsidRPr="00156271">
        <w:rPr>
          <w:color w:val="757575"/>
          <w:sz w:val="21"/>
          <w:szCs w:val="21"/>
        </w:rPr>
        <w:t xml:space="preserve">Una vez aceptada la presente propuesta, los honorarios por el estudio de eficiencia energética, implementación y monitoreo, corresponderán al pago de 24 cuotas de la mitad del ahorro (+ IVA) obtenido. Las mismas se facturarán con posterioridad a la implementación de las medidas recomendadas en el estudio. </w:t>
      </w:r>
    </w:p>
    <w:p w14:paraId="666C27F9" w14:textId="77777777" w:rsidR="00156271" w:rsidRPr="00156271" w:rsidRDefault="00156271" w:rsidP="00156271">
      <w:pPr>
        <w:spacing w:after="0"/>
        <w:jc w:val="both"/>
        <w:rPr>
          <w:color w:val="757575"/>
          <w:sz w:val="21"/>
          <w:szCs w:val="21"/>
        </w:rPr>
      </w:pPr>
      <w:r w:rsidRPr="00156271">
        <w:rPr>
          <w:color w:val="757575"/>
          <w:sz w:val="21"/>
          <w:szCs w:val="21"/>
        </w:rPr>
        <w:t xml:space="preserve">El cálculo del ahorro, comparativo entre la situación final (luego de implementadas las sugerencias presentadas en el informe) y la situación inicial (anterior a la presentación del informe) será independiente de quien realice la implementación, negociación, aporte ideas o realice cualquier otra tarea que sea consecuencia del trabajo conjunto necesario para maximizar los ahorros. </w:t>
      </w:r>
    </w:p>
    <w:p w14:paraId="1BDE9992" w14:textId="5E465C43" w:rsidR="009A2ADE" w:rsidRPr="001E57D9" w:rsidRDefault="00156271" w:rsidP="00156271">
      <w:pPr>
        <w:spacing w:after="0"/>
        <w:jc w:val="both"/>
        <w:rPr>
          <w:color w:val="757575"/>
          <w:sz w:val="21"/>
          <w:szCs w:val="21"/>
        </w:rPr>
      </w:pPr>
      <w:r w:rsidRPr="00156271">
        <w:rPr>
          <w:color w:val="757575"/>
          <w:sz w:val="21"/>
          <w:szCs w:val="21"/>
        </w:rPr>
        <w:t>Se aclara también que las sugerencias implementadas finalmente no necesariamente coincidirán con las sugeridas en el informe debido a adaptaciones necesarias para lograr una implementación eficaz</w:t>
      </w:r>
    </w:p>
    <w:p w14:paraId="18A0FCAA" w14:textId="0422E5B2" w:rsidR="00B4087B" w:rsidRPr="001E57D9" w:rsidRDefault="00B4087B" w:rsidP="00B4087B">
      <w:pPr>
        <w:spacing w:after="0"/>
        <w:jc w:val="both"/>
        <w:rPr>
          <w:color w:val="757575"/>
          <w:sz w:val="21"/>
          <w:szCs w:val="21"/>
        </w:rPr>
      </w:pPr>
    </w:p>
    <w:p w14:paraId="553744D9" w14:textId="77777777" w:rsidR="007E3707" w:rsidRPr="00C47F41" w:rsidRDefault="007E3707" w:rsidP="007E3707">
      <w:pPr>
        <w:spacing w:after="0"/>
        <w:rPr>
          <w:b/>
          <w:bCs/>
          <w:color w:val="ED3237"/>
          <w:sz w:val="26"/>
          <w:szCs w:val="26"/>
        </w:rPr>
      </w:pPr>
      <w:r w:rsidRPr="00C47F41">
        <w:rPr>
          <w:b/>
          <w:bCs/>
          <w:color w:val="ED3237"/>
          <w:sz w:val="26"/>
          <w:szCs w:val="26"/>
        </w:rPr>
        <w:t>RECUPERO DE INVERSIONES REALIZADAS</w:t>
      </w:r>
    </w:p>
    <w:p w14:paraId="66BFB1A6" w14:textId="703C842E" w:rsidR="00B4087B" w:rsidRDefault="00B4087B" w:rsidP="00B4087B">
      <w:pPr>
        <w:spacing w:after="0"/>
        <w:jc w:val="both"/>
        <w:rPr>
          <w:color w:val="757575"/>
          <w:sz w:val="21"/>
          <w:szCs w:val="21"/>
        </w:rPr>
      </w:pPr>
      <w:proofErr w:type="gramStart"/>
      <w:r w:rsidRPr="001E57D9">
        <w:rPr>
          <w:color w:val="757575"/>
          <w:sz w:val="21"/>
          <w:szCs w:val="21"/>
        </w:rPr>
        <w:t>En caso que</w:t>
      </w:r>
      <w:proofErr w:type="gramEnd"/>
      <w:r w:rsidRPr="001E57D9">
        <w:rPr>
          <w:color w:val="757575"/>
          <w:sz w:val="21"/>
          <w:szCs w:val="21"/>
        </w:rPr>
        <w:t xml:space="preserve"> se realicen inversiones, la parte de la inversión financiada por SEG Ingeniería, se recuperar</w:t>
      </w:r>
      <w:r w:rsidR="001F5550">
        <w:rPr>
          <w:color w:val="757575"/>
          <w:sz w:val="21"/>
          <w:szCs w:val="21"/>
        </w:rPr>
        <w:t>á</w:t>
      </w:r>
      <w:r w:rsidRPr="001E57D9">
        <w:rPr>
          <w:color w:val="757575"/>
          <w:sz w:val="21"/>
          <w:szCs w:val="21"/>
        </w:rPr>
        <w:t xml:space="preserve"> con el 100% + IVA, del ahorro realmente logrado durante los primeros meses a partir de que la medida esté generando ahorros. Una vez recuperada la inversión (financiada por SEG), se procederá a facturar los honorarios </w:t>
      </w:r>
      <w:r w:rsidR="65E2A62A" w:rsidRPr="377D2FD9">
        <w:rPr>
          <w:color w:val="757575"/>
          <w:sz w:val="21"/>
          <w:szCs w:val="21"/>
        </w:rPr>
        <w:t xml:space="preserve">por el periodo </w:t>
      </w:r>
      <w:r w:rsidRPr="377D2FD9">
        <w:rPr>
          <w:color w:val="757575"/>
          <w:sz w:val="21"/>
          <w:szCs w:val="21"/>
        </w:rPr>
        <w:t>correspondiente</w:t>
      </w:r>
      <w:r w:rsidR="6442113F" w:rsidRPr="377D2FD9">
        <w:rPr>
          <w:color w:val="757575"/>
          <w:sz w:val="21"/>
          <w:szCs w:val="21"/>
        </w:rPr>
        <w:t xml:space="preserve"> de</w:t>
      </w:r>
      <w:r w:rsidR="7207EB0F" w:rsidRPr="377D2FD9">
        <w:rPr>
          <w:color w:val="757575"/>
          <w:sz w:val="21"/>
          <w:szCs w:val="21"/>
        </w:rPr>
        <w:t xml:space="preserve"> </w:t>
      </w:r>
      <w:r w:rsidR="001431CD">
        <w:rPr>
          <w:color w:val="757575"/>
          <w:sz w:val="21"/>
          <w:szCs w:val="21"/>
        </w:rPr>
        <w:t>24</w:t>
      </w:r>
      <w:r w:rsidR="7207EB0F" w:rsidRPr="377D2FD9">
        <w:rPr>
          <w:color w:val="757575"/>
          <w:sz w:val="21"/>
          <w:szCs w:val="21"/>
        </w:rPr>
        <w:t xml:space="preserve"> cuotas </w:t>
      </w:r>
      <w:r w:rsidR="64B91EAA" w:rsidRPr="377D2FD9">
        <w:rPr>
          <w:color w:val="757575"/>
          <w:sz w:val="21"/>
          <w:szCs w:val="21"/>
        </w:rPr>
        <w:t>según</w:t>
      </w:r>
      <w:r w:rsidR="7207EB0F" w:rsidRPr="377D2FD9">
        <w:rPr>
          <w:color w:val="757575"/>
          <w:sz w:val="21"/>
          <w:szCs w:val="21"/>
        </w:rPr>
        <w:t xml:space="preserve"> lo pactado</w:t>
      </w:r>
      <w:r w:rsidRPr="001E57D9">
        <w:rPr>
          <w:color w:val="757575"/>
          <w:sz w:val="21"/>
          <w:szCs w:val="21"/>
        </w:rPr>
        <w:t xml:space="preserve"> más arriba.</w:t>
      </w:r>
    </w:p>
    <w:p w14:paraId="7A7746B2" w14:textId="77777777" w:rsidR="009A2ADE" w:rsidRDefault="009A2ADE" w:rsidP="00B4087B">
      <w:pPr>
        <w:spacing w:after="0"/>
        <w:jc w:val="both"/>
        <w:rPr>
          <w:color w:val="757575"/>
          <w:sz w:val="21"/>
          <w:szCs w:val="21"/>
        </w:rPr>
      </w:pPr>
    </w:p>
    <w:p w14:paraId="3F1B8F53" w14:textId="1F563B58" w:rsidR="001745A3" w:rsidRDefault="001745A3" w:rsidP="00B4087B">
      <w:pPr>
        <w:spacing w:after="0"/>
        <w:jc w:val="both"/>
        <w:rPr>
          <w:color w:val="757575"/>
          <w:sz w:val="21"/>
          <w:szCs w:val="21"/>
        </w:rPr>
      </w:pPr>
    </w:p>
    <w:p w14:paraId="1906DCB6" w14:textId="77777777" w:rsidR="001745A3" w:rsidRPr="00E01309" w:rsidRDefault="001745A3" w:rsidP="001745A3">
      <w:pPr>
        <w:pStyle w:val="Default"/>
        <w:spacing w:line="259" w:lineRule="auto"/>
        <w:jc w:val="both"/>
        <w:rPr>
          <w:b/>
          <w:bCs/>
          <w:color w:val="ED3237"/>
          <w:sz w:val="26"/>
          <w:szCs w:val="26"/>
        </w:rPr>
      </w:pPr>
      <w:r w:rsidRPr="00E01309">
        <w:rPr>
          <w:b/>
          <w:bCs/>
          <w:color w:val="ED3237"/>
          <w:sz w:val="26"/>
          <w:szCs w:val="26"/>
        </w:rPr>
        <w:t>CERTIFICADOS DE EFICIENCIA ENERG</w:t>
      </w:r>
      <w:r>
        <w:rPr>
          <w:b/>
          <w:bCs/>
          <w:color w:val="ED3237"/>
          <w:sz w:val="26"/>
          <w:szCs w:val="26"/>
        </w:rPr>
        <w:t>É</w:t>
      </w:r>
      <w:r w:rsidRPr="00E01309">
        <w:rPr>
          <w:b/>
          <w:bCs/>
          <w:color w:val="ED3237"/>
          <w:sz w:val="26"/>
          <w:szCs w:val="26"/>
        </w:rPr>
        <w:t xml:space="preserve">TICA </w:t>
      </w:r>
    </w:p>
    <w:p w14:paraId="5006348D" w14:textId="37198CCE" w:rsidR="00D15F38" w:rsidRPr="00C32FE0" w:rsidRDefault="00D15F38" w:rsidP="00D15F38">
      <w:pPr>
        <w:shd w:val="clear" w:color="auto" w:fill="FDFDFD"/>
        <w:spacing w:after="0" w:line="240" w:lineRule="auto"/>
        <w:rPr>
          <w:color w:val="757575"/>
          <w:sz w:val="21"/>
          <w:szCs w:val="21"/>
        </w:rPr>
      </w:pPr>
      <w:r w:rsidRPr="00C32FE0">
        <w:rPr>
          <w:color w:val="757575"/>
          <w:sz w:val="21"/>
          <w:szCs w:val="21"/>
        </w:rPr>
        <w:t>SEG Ingenier</w:t>
      </w:r>
      <w:r w:rsidR="00836545" w:rsidRPr="00C32FE0">
        <w:rPr>
          <w:color w:val="757575"/>
          <w:sz w:val="21"/>
          <w:szCs w:val="21"/>
        </w:rPr>
        <w:t>í</w:t>
      </w:r>
      <w:r w:rsidRPr="00C32FE0">
        <w:rPr>
          <w:color w:val="757575"/>
          <w:sz w:val="21"/>
          <w:szCs w:val="21"/>
        </w:rPr>
        <w:t xml:space="preserve">a gestionará la presentación a las próximas convocatorias de Certificado de Eficiencia Energética emitido por el MIEM, cumpliendo con todas las pautas y requisitos de </w:t>
      </w:r>
      <w:proofErr w:type="gramStart"/>
      <w:r w:rsidRPr="00C32FE0">
        <w:rPr>
          <w:color w:val="757575"/>
          <w:sz w:val="21"/>
          <w:szCs w:val="21"/>
        </w:rPr>
        <w:t>la misma</w:t>
      </w:r>
      <w:proofErr w:type="gramEnd"/>
      <w:r w:rsidRPr="00C32FE0">
        <w:rPr>
          <w:color w:val="757575"/>
          <w:sz w:val="21"/>
          <w:szCs w:val="21"/>
        </w:rPr>
        <w:t>. Se realizarán todas las tareas y trámites necesarios para la correcta presentación de la documentación ante el organismo pertinente, además de la elección de los proyectos que mejor se adecúen a la convocatoria y maximicen la posibilidad de obtención de los Certificados. Las medidas presentadas serán certificadas por un Agente Certificador registrado (PMVP), dicho certificador será de SEG Ingeniería.</w:t>
      </w:r>
    </w:p>
    <w:p w14:paraId="191AEDD3" w14:textId="77777777" w:rsidR="00D15F38" w:rsidRPr="00D15F38" w:rsidRDefault="00D15F38" w:rsidP="00D15F38">
      <w:pPr>
        <w:shd w:val="clear" w:color="auto" w:fill="FDFDFD"/>
        <w:spacing w:after="0" w:line="240" w:lineRule="auto"/>
        <w:rPr>
          <w:rFonts w:ascii="Times New Roman" w:eastAsia="Times New Roman" w:hAnsi="Times New Roman" w:cs="Times New Roman"/>
          <w:color w:val="595959" w:themeColor="text1" w:themeTint="A6"/>
          <w:sz w:val="21"/>
          <w:szCs w:val="21"/>
          <w:lang w:eastAsia="es-UY"/>
        </w:rPr>
      </w:pPr>
      <w:r w:rsidRPr="00D15F38">
        <w:rPr>
          <w:rFonts w:ascii="Calibri" w:eastAsia="Times New Roman" w:hAnsi="Calibri" w:cs="Calibri"/>
          <w:color w:val="595959" w:themeColor="text1" w:themeTint="A6"/>
          <w:sz w:val="21"/>
          <w:szCs w:val="21"/>
          <w:lang w:eastAsia="es-UY"/>
        </w:rPr>
        <w:lastRenderedPageBreak/>
        <w:t> </w:t>
      </w:r>
    </w:p>
    <w:p w14:paraId="39228102" w14:textId="6A34B4D8" w:rsidR="00D15F38" w:rsidRPr="00C32FE0" w:rsidRDefault="00D15F38" w:rsidP="00D15F38">
      <w:pPr>
        <w:shd w:val="clear" w:color="auto" w:fill="FDFDFD"/>
        <w:spacing w:after="0" w:line="240" w:lineRule="auto"/>
        <w:rPr>
          <w:color w:val="757575"/>
          <w:sz w:val="21"/>
          <w:szCs w:val="21"/>
        </w:rPr>
      </w:pPr>
      <w:r w:rsidRPr="00C32FE0">
        <w:rPr>
          <w:color w:val="757575"/>
          <w:sz w:val="21"/>
          <w:szCs w:val="21"/>
        </w:rPr>
        <w:t xml:space="preserve">Honorarios: Los honorarios de SEG Ingeniería correspondientes a la Obtención de los Certificados de Eficiencia Energética, serán del </w:t>
      </w:r>
      <w:r w:rsidR="00C32FE0">
        <w:rPr>
          <w:color w:val="757575"/>
          <w:sz w:val="21"/>
          <w:szCs w:val="21"/>
        </w:rPr>
        <w:t>5</w:t>
      </w:r>
      <w:r w:rsidRPr="00C32FE0">
        <w:rPr>
          <w:color w:val="757575"/>
          <w:sz w:val="21"/>
          <w:szCs w:val="21"/>
        </w:rPr>
        <w:t xml:space="preserve">0% (más </w:t>
      </w:r>
      <w:r w:rsidR="00836545" w:rsidRPr="00C32FE0">
        <w:rPr>
          <w:color w:val="757575"/>
          <w:sz w:val="21"/>
          <w:szCs w:val="21"/>
        </w:rPr>
        <w:t>IVA</w:t>
      </w:r>
      <w:r w:rsidRPr="00C32FE0">
        <w:rPr>
          <w:color w:val="757575"/>
          <w:sz w:val="21"/>
          <w:szCs w:val="21"/>
        </w:rPr>
        <w:t>) del monto obtenido por estos Certificados.</w:t>
      </w:r>
    </w:p>
    <w:p w14:paraId="48685EE5" w14:textId="77777777" w:rsidR="009A2ADE" w:rsidRDefault="009A2ADE" w:rsidP="001745A3">
      <w:pPr>
        <w:spacing w:after="0"/>
        <w:jc w:val="both"/>
        <w:rPr>
          <w:color w:val="757575"/>
          <w:sz w:val="21"/>
          <w:szCs w:val="21"/>
        </w:rPr>
      </w:pPr>
    </w:p>
    <w:p w14:paraId="5022D613" w14:textId="77777777" w:rsidR="00D1544C" w:rsidRDefault="00D1544C" w:rsidP="007E3707">
      <w:pPr>
        <w:spacing w:after="0"/>
        <w:rPr>
          <w:b/>
          <w:bCs/>
          <w:color w:val="ED3237"/>
          <w:sz w:val="26"/>
          <w:szCs w:val="26"/>
        </w:rPr>
      </w:pPr>
    </w:p>
    <w:p w14:paraId="1E8568DE" w14:textId="59A2A863" w:rsidR="007E3707" w:rsidRPr="00C47F41" w:rsidRDefault="007E3707" w:rsidP="007E3707">
      <w:pPr>
        <w:spacing w:after="0"/>
        <w:rPr>
          <w:b/>
          <w:bCs/>
          <w:color w:val="ED3237"/>
          <w:sz w:val="26"/>
          <w:szCs w:val="26"/>
        </w:rPr>
      </w:pPr>
      <w:r w:rsidRPr="00C47F41">
        <w:rPr>
          <w:b/>
          <w:bCs/>
          <w:color w:val="ED3237"/>
          <w:sz w:val="26"/>
          <w:szCs w:val="26"/>
        </w:rPr>
        <w:t>CONFIDENCIALIDAD</w:t>
      </w:r>
    </w:p>
    <w:p w14:paraId="0CB685B9" w14:textId="36A644AA" w:rsidR="00B4087B" w:rsidRDefault="00B4087B" w:rsidP="00B4087B">
      <w:pPr>
        <w:spacing w:after="0"/>
        <w:jc w:val="both"/>
        <w:rPr>
          <w:color w:val="757575"/>
          <w:sz w:val="21"/>
          <w:szCs w:val="21"/>
        </w:rPr>
      </w:pPr>
      <w:r w:rsidRPr="001E57D9">
        <w:rPr>
          <w:color w:val="757575"/>
          <w:sz w:val="21"/>
          <w:szCs w:val="21"/>
        </w:rPr>
        <w:t>SEG Ingeniería se compromete a preservar la confidencialidad sobre todos los datos suministrados por el cliente.</w:t>
      </w:r>
    </w:p>
    <w:p w14:paraId="23A50CB2" w14:textId="77777777" w:rsidR="009A2ADE" w:rsidRDefault="009A2ADE" w:rsidP="00B4087B">
      <w:pPr>
        <w:spacing w:after="0"/>
        <w:jc w:val="both"/>
        <w:rPr>
          <w:color w:val="757575"/>
          <w:sz w:val="21"/>
          <w:szCs w:val="21"/>
        </w:rPr>
      </w:pPr>
    </w:p>
    <w:p w14:paraId="43D7148F" w14:textId="499FC6A0" w:rsidR="00C918C6" w:rsidRDefault="00C918C6" w:rsidP="00B4087B">
      <w:pPr>
        <w:spacing w:after="0"/>
        <w:jc w:val="both"/>
        <w:rPr>
          <w:color w:val="757575"/>
          <w:sz w:val="21"/>
          <w:szCs w:val="21"/>
        </w:rPr>
      </w:pPr>
    </w:p>
    <w:p w14:paraId="6CF50D5B" w14:textId="44FACDBE" w:rsidR="00C918C6" w:rsidRPr="00C47F41" w:rsidRDefault="00C918C6" w:rsidP="00C918C6">
      <w:pPr>
        <w:spacing w:after="0"/>
        <w:rPr>
          <w:b/>
          <w:bCs/>
          <w:color w:val="ED3237"/>
          <w:sz w:val="26"/>
          <w:szCs w:val="26"/>
        </w:rPr>
      </w:pPr>
      <w:r w:rsidRPr="00C47F41">
        <w:rPr>
          <w:b/>
          <w:bCs/>
          <w:color w:val="ED3237"/>
          <w:sz w:val="26"/>
          <w:szCs w:val="26"/>
        </w:rPr>
        <w:t>ACEPTACIÓN</w:t>
      </w:r>
    </w:p>
    <w:p w14:paraId="447B5149" w14:textId="49EA26A6" w:rsidR="00393807" w:rsidRPr="001E57D9" w:rsidRDefault="00393807" w:rsidP="00B4087B">
      <w:pPr>
        <w:spacing w:after="0"/>
        <w:jc w:val="both"/>
        <w:rPr>
          <w:color w:val="757575"/>
          <w:sz w:val="21"/>
          <w:szCs w:val="21"/>
        </w:rPr>
      </w:pPr>
    </w:p>
    <w:p w14:paraId="36D992EF" w14:textId="37FE4938" w:rsidR="00393807" w:rsidRPr="001E57D9" w:rsidRDefault="006B6CB3" w:rsidP="00B4087B">
      <w:pPr>
        <w:spacing w:after="0"/>
        <w:jc w:val="both"/>
        <w:rPr>
          <w:color w:val="757575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58E27839" wp14:editId="58BF7EBA">
                <wp:simplePos x="0" y="0"/>
                <wp:positionH relativeFrom="column">
                  <wp:posOffset>4467225</wp:posOffset>
                </wp:positionH>
                <wp:positionV relativeFrom="paragraph">
                  <wp:posOffset>130175</wp:posOffset>
                </wp:positionV>
                <wp:extent cx="2019300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5757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67EA2" id="Conector recto 13" o:spid="_x0000_s1026" style="position:absolute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75pt,10.25pt" to="510.7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" strokecolor="#757575">
                <v:stroke joinstyle="miter"/>
              </v:line>
            </w:pict>
          </mc:Fallback>
        </mc:AlternateContent>
      </w: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D375E2B" wp14:editId="456D8780">
                <wp:simplePos x="0" y="0"/>
                <wp:positionH relativeFrom="column">
                  <wp:posOffset>619125</wp:posOffset>
                </wp:positionH>
                <wp:positionV relativeFrom="paragraph">
                  <wp:posOffset>130175</wp:posOffset>
                </wp:positionV>
                <wp:extent cx="3305175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5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5757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90E35B" id="Conector recto 11" o:spid="_x0000_s1026" style="position:absolute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0.25pt" to="309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" strokecolor="#757575">
                <v:stroke joinstyle="miter"/>
              </v:line>
            </w:pict>
          </mc:Fallback>
        </mc:AlternateContent>
      </w:r>
      <w:r w:rsidR="00393807" w:rsidRPr="001E57D9">
        <w:rPr>
          <w:color w:val="757575"/>
          <w:sz w:val="21"/>
          <w:szCs w:val="21"/>
        </w:rPr>
        <w:t>Empresa:</w:t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  <w:t>Firma:</w:t>
      </w:r>
    </w:p>
    <w:p w14:paraId="7FD3842F" w14:textId="4A97F9CF" w:rsidR="00547119" w:rsidRPr="001E57D9" w:rsidRDefault="00547119" w:rsidP="00B4087B">
      <w:pPr>
        <w:spacing w:after="0"/>
        <w:jc w:val="both"/>
        <w:rPr>
          <w:color w:val="757575"/>
          <w:sz w:val="21"/>
          <w:szCs w:val="21"/>
        </w:rPr>
      </w:pPr>
    </w:p>
    <w:p w14:paraId="36DC7946" w14:textId="77777777" w:rsidR="00AE6ACB" w:rsidRDefault="006B6CB3" w:rsidP="00B4087B">
      <w:pPr>
        <w:spacing w:after="0"/>
        <w:jc w:val="both"/>
        <w:rPr>
          <w:color w:val="595959" w:themeColor="text1" w:themeTint="A6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CABB10A" wp14:editId="7D5813CF">
                <wp:simplePos x="0" y="0"/>
                <wp:positionH relativeFrom="column">
                  <wp:posOffset>3362325</wp:posOffset>
                </wp:positionH>
                <wp:positionV relativeFrom="paragraph">
                  <wp:posOffset>121285</wp:posOffset>
                </wp:positionV>
                <wp:extent cx="3124200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5757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4619F" id="Conector recto 17" o:spid="_x0000_s1026" style="position:absolute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75pt,9.55pt" to="510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" strokecolor="#757575">
                <v:stroke joinstyle="miter"/>
              </v:line>
            </w:pict>
          </mc:Fallback>
        </mc:AlternateContent>
      </w: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0D9E73B" wp14:editId="51E9C782">
                <wp:simplePos x="0" y="0"/>
                <wp:positionH relativeFrom="column">
                  <wp:posOffset>390525</wp:posOffset>
                </wp:positionH>
                <wp:positionV relativeFrom="paragraph">
                  <wp:posOffset>121285</wp:posOffset>
                </wp:positionV>
                <wp:extent cx="2162175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5757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A5764" id="Conector recto 12" o:spid="_x0000_s1026" style="position:absolute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75pt,9.55pt" to="201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" strokecolor="#757575">
                <v:stroke joinstyle="miter"/>
              </v:line>
            </w:pict>
          </mc:Fallback>
        </mc:AlternateContent>
      </w:r>
      <w:r w:rsidR="00393807" w:rsidRPr="001E57D9">
        <w:rPr>
          <w:color w:val="757575"/>
          <w:sz w:val="21"/>
          <w:szCs w:val="21"/>
        </w:rPr>
        <w:t>Fecha</w:t>
      </w:r>
      <w:r w:rsidRPr="001E57D9">
        <w:rPr>
          <w:color w:val="757575"/>
          <w:sz w:val="21"/>
          <w:szCs w:val="21"/>
        </w:rPr>
        <w:t>:</w:t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</w:r>
      <w:r w:rsidR="00393807" w:rsidRPr="001E57D9">
        <w:rPr>
          <w:color w:val="757575"/>
          <w:sz w:val="21"/>
          <w:szCs w:val="21"/>
        </w:rPr>
        <w:tab/>
        <w:t>Aclaración</w:t>
      </w:r>
      <w:r w:rsidR="00393807">
        <w:rPr>
          <w:color w:val="595959" w:themeColor="text1" w:themeTint="A6"/>
          <w:sz w:val="21"/>
          <w:szCs w:val="21"/>
        </w:rPr>
        <w:t>:</w:t>
      </w:r>
    </w:p>
    <w:p w14:paraId="1540FC79" w14:textId="77777777" w:rsidR="00D15F38" w:rsidRDefault="00D15F38" w:rsidP="00B4087B">
      <w:pPr>
        <w:spacing w:after="0"/>
        <w:jc w:val="both"/>
        <w:rPr>
          <w:color w:val="595959" w:themeColor="text1" w:themeTint="A6"/>
          <w:sz w:val="21"/>
          <w:szCs w:val="21"/>
        </w:rPr>
      </w:pPr>
    </w:p>
    <w:p w14:paraId="3673D755" w14:textId="77777777" w:rsidR="00D15F38" w:rsidRDefault="00D15F38" w:rsidP="00B4087B">
      <w:pPr>
        <w:spacing w:after="0"/>
        <w:jc w:val="both"/>
        <w:rPr>
          <w:color w:val="595959" w:themeColor="text1" w:themeTint="A6"/>
          <w:sz w:val="21"/>
          <w:szCs w:val="21"/>
        </w:rPr>
      </w:pPr>
    </w:p>
    <w:p w14:paraId="70DC60B3" w14:textId="77777777" w:rsidR="00D15F38" w:rsidRDefault="00D15F38" w:rsidP="00B4087B">
      <w:pPr>
        <w:spacing w:after="0"/>
        <w:jc w:val="both"/>
        <w:rPr>
          <w:color w:val="595959" w:themeColor="text1" w:themeTint="A6"/>
          <w:sz w:val="21"/>
          <w:szCs w:val="21"/>
        </w:rPr>
      </w:pPr>
    </w:p>
    <w:p w14:paraId="51E92EA1" w14:textId="77777777" w:rsidR="00D15F38" w:rsidRDefault="00D15F38" w:rsidP="00B4087B">
      <w:pPr>
        <w:spacing w:after="0"/>
        <w:jc w:val="both"/>
        <w:rPr>
          <w:color w:val="595959" w:themeColor="text1" w:themeTint="A6"/>
          <w:sz w:val="21"/>
          <w:szCs w:val="21"/>
        </w:rPr>
      </w:pPr>
    </w:p>
    <w:p w14:paraId="2A07F859" w14:textId="5176B421" w:rsidR="00D15F38" w:rsidRDefault="00D15F38" w:rsidP="00B4087B">
      <w:pPr>
        <w:spacing w:after="0"/>
        <w:jc w:val="both"/>
        <w:rPr>
          <w:color w:val="595959" w:themeColor="text1" w:themeTint="A6"/>
          <w:sz w:val="21"/>
          <w:szCs w:val="21"/>
        </w:rPr>
        <w:sectPr w:rsidR="00D15F38" w:rsidSect="00DC103D">
          <w:headerReference w:type="default" r:id="rId15"/>
          <w:footerReference w:type="default" r:id="rId16"/>
          <w:pgSz w:w="11906" w:h="16838"/>
          <w:pgMar w:top="2268" w:right="720" w:bottom="2268" w:left="720" w:header="709" w:footer="709" w:gutter="0"/>
          <w:cols w:space="708"/>
          <w:docGrid w:linePitch="360"/>
        </w:sectPr>
      </w:pPr>
    </w:p>
    <w:p w14:paraId="146B731D" w14:textId="4E8E9BA7" w:rsidR="00924B24" w:rsidRDefault="002A1AE1" w:rsidP="00924B24">
      <w:pPr>
        <w:spacing w:after="0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E4639C">
        <w:rPr>
          <w:rFonts w:cstheme="minorHAnsi"/>
          <w:noProof/>
          <w:color w:val="595959" w:themeColor="text1" w:themeTint="A6"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58283" behindDoc="1" locked="0" layoutInCell="1" allowOverlap="1" wp14:anchorId="6DFF21DC" wp14:editId="1686A40D">
                <wp:simplePos x="0" y="0"/>
                <wp:positionH relativeFrom="column">
                  <wp:posOffset>2626995</wp:posOffset>
                </wp:positionH>
                <wp:positionV relativeFrom="paragraph">
                  <wp:posOffset>145212</wp:posOffset>
                </wp:positionV>
                <wp:extent cx="1497330" cy="245745"/>
                <wp:effectExtent l="0" t="0" r="7620" b="190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245745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F75A63" id="Rectángulo 28" o:spid="_x0000_s1026" style="position:absolute;margin-left:206.85pt;margin-top:11.45pt;width:117.9pt;height:19.35pt;z-index:-25165819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" fillcolor="#757575" stroked="f" strokeweight="1pt"/>
            </w:pict>
          </mc:Fallback>
        </mc:AlternateContent>
      </w:r>
      <w:r w:rsidR="008327A7" w:rsidRPr="008327A7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79" behindDoc="0" locked="0" layoutInCell="1" allowOverlap="1" wp14:anchorId="4DAF1B9C" wp14:editId="27A99CFE">
                <wp:simplePos x="0" y="0"/>
                <wp:positionH relativeFrom="column">
                  <wp:posOffset>-10574</wp:posOffset>
                </wp:positionH>
                <wp:positionV relativeFrom="paragraph">
                  <wp:posOffset>-88900</wp:posOffset>
                </wp:positionV>
                <wp:extent cx="914400" cy="1404620"/>
                <wp:effectExtent l="0" t="0" r="0" b="635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1946D" w14:textId="77777777" w:rsidR="008327A7" w:rsidRPr="00C47F41" w:rsidRDefault="008327A7" w:rsidP="008327A7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AF1B9C" id="_x0000_s1043" type="#_x0000_t202" style="position:absolute;left:0;text-align:left;margin-left:-.85pt;margin-top:-7pt;width:1in;height:110.6pt;z-index:25165827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" filled="f" stroked="f">
                <v:textbox style="mso-fit-shape-to-text:t">
                  <w:txbxContent>
                    <w:p w14:paraId="24E1946D" w14:textId="77777777" w:rsidR="008327A7" w:rsidRPr="00C47F41" w:rsidRDefault="008327A7" w:rsidP="008327A7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44C7273" w14:textId="79850C37" w:rsidR="00AD44B5" w:rsidRPr="009124E9" w:rsidRDefault="00AD44B5" w:rsidP="00E4639C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  <w:b/>
          <w:bCs/>
          <w:color w:val="FFFFFF" w:themeColor="background1"/>
          <w:sz w:val="21"/>
          <w:szCs w:val="21"/>
        </w:rPr>
      </w:pPr>
      <w:r w:rsidRPr="009124E9">
        <w:rPr>
          <w:rFonts w:cstheme="minorHAnsi"/>
          <w:b/>
          <w:bCs/>
          <w:color w:val="FFFFFF" w:themeColor="background1"/>
          <w:sz w:val="21"/>
          <w:szCs w:val="21"/>
        </w:rPr>
        <w:t>Fuentes energéticas</w:t>
      </w:r>
    </w:p>
    <w:p w14:paraId="0B07CBA1" w14:textId="745AE0EC" w:rsidR="00D762D8" w:rsidRDefault="00D762D8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6A2F9953" w14:textId="383E19FB" w:rsidR="00957286" w:rsidRPr="004D17E5" w:rsidRDefault="00957286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43CF70A1" w14:textId="3E44E929" w:rsidR="00AD44B5" w:rsidRPr="001E57D9" w:rsidRDefault="00CA638B" w:rsidP="00957286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6A779C69" wp14:editId="158FC76D">
                <wp:simplePos x="0" y="0"/>
                <wp:positionH relativeFrom="column">
                  <wp:posOffset>0</wp:posOffset>
                </wp:positionH>
                <wp:positionV relativeFrom="paragraph">
                  <wp:posOffset>43484</wp:posOffset>
                </wp:positionV>
                <wp:extent cx="2087217" cy="1404620"/>
                <wp:effectExtent l="0" t="0" r="0" b="2540"/>
                <wp:wrapNone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721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7A82B" w14:textId="0E4A17D8" w:rsidR="00CA638B" w:rsidRPr="00C47F41" w:rsidRDefault="00CA638B" w:rsidP="00CA638B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ALCANCE DE LA AUDITORÍA ENERGÉTICA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779C69" id="_x0000_s1044" type="#_x0000_t202" style="position:absolute;left:0;text-align:left;margin-left:0;margin-top:3.4pt;width:164.35pt;height:110.6pt;z-index:251658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" filled="f" stroked="f">
                <v:textbox style="mso-fit-shape-to-text:t">
                  <w:txbxContent>
                    <w:p w14:paraId="37D7A82B" w14:textId="0E4A17D8" w:rsidR="00CA638B" w:rsidRPr="00C47F41" w:rsidRDefault="00CA638B" w:rsidP="00CA638B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ALCANCE DE LA AUDITORÍA ENERGÉTICA</w:t>
                      </w:r>
                    </w:p>
                  </w:txbxContent>
                </v:textbox>
              </v:shape>
            </w:pict>
          </mc:Fallback>
        </mc:AlternateContent>
      </w:r>
      <w:r w:rsidR="00AD44B5" w:rsidRPr="001E57D9">
        <w:rPr>
          <w:rFonts w:cstheme="minorHAnsi"/>
          <w:color w:val="757575"/>
          <w:sz w:val="21"/>
          <w:szCs w:val="21"/>
        </w:rPr>
        <w:t>Sustitución de energéticos.</w:t>
      </w:r>
    </w:p>
    <w:p w14:paraId="0820BBF0" w14:textId="61FDD150" w:rsidR="00AD44B5" w:rsidRPr="001E57D9" w:rsidRDefault="00AD44B5" w:rsidP="00957286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Optimización de la compra o contratación de energéticos.</w:t>
      </w:r>
    </w:p>
    <w:p w14:paraId="5F2AA0D5" w14:textId="18FB1109" w:rsidR="00957286" w:rsidRPr="0003287E" w:rsidRDefault="00CA638B" w:rsidP="004D17E5">
      <w:pPr>
        <w:spacing w:after="0"/>
        <w:ind w:left="4248"/>
        <w:jc w:val="both"/>
        <w:rPr>
          <w:rFonts w:cstheme="minorHAnsi"/>
          <w:color w:val="ED3237"/>
          <w:sz w:val="21"/>
          <w:szCs w:val="21"/>
        </w:rPr>
      </w:pPr>
      <w:r w:rsidRPr="0092788B"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7AD4D9D8" wp14:editId="18875BEB">
                <wp:simplePos x="0" y="0"/>
                <wp:positionH relativeFrom="column">
                  <wp:posOffset>0</wp:posOffset>
                </wp:positionH>
                <wp:positionV relativeFrom="paragraph">
                  <wp:posOffset>169131</wp:posOffset>
                </wp:positionV>
                <wp:extent cx="2086610" cy="1404620"/>
                <wp:effectExtent l="0" t="0" r="0" b="1270"/>
                <wp:wrapNone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60585" w14:textId="7AC8C4B5" w:rsidR="00CA638B" w:rsidRPr="001E57D9" w:rsidRDefault="00CA638B" w:rsidP="00CA638B">
                            <w:pPr>
                              <w:spacing w:after="0"/>
                              <w:rPr>
                                <w:color w:val="757575"/>
                                <w:sz w:val="21"/>
                                <w:szCs w:val="21"/>
                              </w:rPr>
                            </w:pPr>
                            <w:r w:rsidRPr="001E57D9">
                              <w:rPr>
                                <w:color w:val="757575"/>
                                <w:sz w:val="21"/>
                                <w:szCs w:val="21"/>
                              </w:rPr>
                              <w:t xml:space="preserve">A </w:t>
                            </w:r>
                            <w:proofErr w:type="gramStart"/>
                            <w:r w:rsidRPr="001E57D9">
                              <w:rPr>
                                <w:color w:val="757575"/>
                                <w:sz w:val="21"/>
                                <w:szCs w:val="21"/>
                              </w:rPr>
                              <w:t>continuación</w:t>
                            </w:r>
                            <w:proofErr w:type="gramEnd"/>
                            <w:r w:rsidRPr="001E57D9">
                              <w:rPr>
                                <w:color w:val="757575"/>
                                <w:sz w:val="21"/>
                                <w:szCs w:val="21"/>
                              </w:rPr>
                              <w:t xml:space="preserve"> se describe el alcance de los estudios de ahorro energético</w:t>
                            </w:r>
                            <w:r w:rsidR="00E35D86">
                              <w:rPr>
                                <w:color w:val="757575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D4D9D8" id="_x0000_s1045" type="#_x0000_t202" style="position:absolute;left:0;text-align:left;margin-left:0;margin-top:13.3pt;width:164.3pt;height:110.6pt;z-index:25165826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" filled="f" stroked="f">
                <v:textbox style="mso-fit-shape-to-text:t">
                  <w:txbxContent>
                    <w:p w14:paraId="02960585" w14:textId="7AC8C4B5" w:rsidR="00CA638B" w:rsidRPr="001E57D9" w:rsidRDefault="00CA638B" w:rsidP="00CA638B">
                      <w:pPr>
                        <w:spacing w:after="0"/>
                        <w:rPr>
                          <w:color w:val="757575"/>
                          <w:sz w:val="21"/>
                          <w:szCs w:val="21"/>
                        </w:rPr>
                      </w:pPr>
                      <w:r w:rsidRPr="001E57D9">
                        <w:rPr>
                          <w:color w:val="757575"/>
                          <w:sz w:val="21"/>
                          <w:szCs w:val="21"/>
                        </w:rPr>
                        <w:t xml:space="preserve">A </w:t>
                      </w:r>
                      <w:proofErr w:type="gramStart"/>
                      <w:r w:rsidRPr="001E57D9">
                        <w:rPr>
                          <w:color w:val="757575"/>
                          <w:sz w:val="21"/>
                          <w:szCs w:val="21"/>
                        </w:rPr>
                        <w:t>continuación</w:t>
                      </w:r>
                      <w:proofErr w:type="gramEnd"/>
                      <w:r w:rsidRPr="001E57D9">
                        <w:rPr>
                          <w:color w:val="757575"/>
                          <w:sz w:val="21"/>
                          <w:szCs w:val="21"/>
                        </w:rPr>
                        <w:t xml:space="preserve"> se describe el alcance de los estudios de ahorro energético</w:t>
                      </w:r>
                      <w:r w:rsidR="00E35D86">
                        <w:rPr>
                          <w:color w:val="757575"/>
                          <w:sz w:val="21"/>
                          <w:szCs w:val="2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AD6ABCB" w14:textId="4BF7473C" w:rsidR="00AD44B5" w:rsidRPr="0003287E" w:rsidRDefault="002E5040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>
        <w:rPr>
          <w:rFonts w:cstheme="minorHAnsi"/>
          <w:b/>
          <w:bCs/>
          <w:color w:val="ED3237"/>
          <w:sz w:val="21"/>
          <w:szCs w:val="21"/>
        </w:rPr>
        <w:t xml:space="preserve">1.1 </w:t>
      </w:r>
      <w:r w:rsidR="00AD44B5" w:rsidRPr="0003287E">
        <w:rPr>
          <w:rFonts w:cstheme="minorHAnsi"/>
          <w:b/>
          <w:bCs/>
          <w:color w:val="ED3237"/>
          <w:sz w:val="21"/>
          <w:szCs w:val="21"/>
        </w:rPr>
        <w:t xml:space="preserve">Electricidad </w:t>
      </w:r>
    </w:p>
    <w:p w14:paraId="48898122" w14:textId="25D5405B" w:rsidR="00AD44B5" w:rsidRPr="001E57D9" w:rsidRDefault="00AD44B5" w:rsidP="004D17E5">
      <w:pPr>
        <w:spacing w:after="0"/>
        <w:ind w:left="4248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Se verificará que se compra la energía de manera óptima, para ello se evaluará:</w:t>
      </w:r>
    </w:p>
    <w:p w14:paraId="30A441B7" w14:textId="7A925F3B" w:rsidR="00957286" w:rsidRPr="001E57D9" w:rsidRDefault="00957286" w:rsidP="004D17E5">
      <w:pPr>
        <w:spacing w:after="0"/>
        <w:ind w:left="4248"/>
        <w:jc w:val="both"/>
        <w:rPr>
          <w:rFonts w:cstheme="minorHAnsi"/>
          <w:color w:val="757575"/>
          <w:sz w:val="21"/>
          <w:szCs w:val="21"/>
        </w:rPr>
      </w:pPr>
    </w:p>
    <w:p w14:paraId="5E2BCEE4" w14:textId="5C4946BE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Alternativas tarifarias de UTE.</w:t>
      </w:r>
    </w:p>
    <w:p w14:paraId="51ACDCFD" w14:textId="739A7481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 xml:space="preserve">Conveniencia de importación de energía eléctrica. </w:t>
      </w:r>
    </w:p>
    <w:p w14:paraId="6FA6BFC8" w14:textId="6CC578A5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Nivel de tensión de suministro.</w:t>
      </w:r>
    </w:p>
    <w:p w14:paraId="6B184EBE" w14:textId="31CA8A30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Unificación de suministros.</w:t>
      </w:r>
    </w:p>
    <w:p w14:paraId="1E91CF3A" w14:textId="45689F08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Factor de potencia y bonificaciones por reactiva.</w:t>
      </w:r>
    </w:p>
    <w:p w14:paraId="5AC7B5D1" w14:textId="17F07793" w:rsidR="00AD44B5" w:rsidRPr="001E57D9" w:rsidRDefault="00AD44B5" w:rsidP="00957286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Cogeneración de energía eléctrica.</w:t>
      </w:r>
    </w:p>
    <w:p w14:paraId="64AE5982" w14:textId="10F50289" w:rsidR="00957286" w:rsidRPr="004D17E5" w:rsidRDefault="00957286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3A96F349" w14:textId="2547CBBC" w:rsidR="00AD44B5" w:rsidRPr="0003287E" w:rsidRDefault="002E5040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>
        <w:rPr>
          <w:rFonts w:cstheme="minorHAnsi"/>
          <w:b/>
          <w:bCs/>
          <w:color w:val="ED3237"/>
          <w:sz w:val="21"/>
          <w:szCs w:val="21"/>
        </w:rPr>
        <w:t xml:space="preserve">1.2 </w:t>
      </w:r>
      <w:r w:rsidR="00AD44B5" w:rsidRPr="0003287E">
        <w:rPr>
          <w:rFonts w:cstheme="minorHAnsi"/>
          <w:b/>
          <w:bCs/>
          <w:color w:val="ED3237"/>
          <w:sz w:val="21"/>
          <w:szCs w:val="21"/>
        </w:rPr>
        <w:t xml:space="preserve">Otros energéticos y agua </w:t>
      </w:r>
    </w:p>
    <w:p w14:paraId="4C0001A0" w14:textId="1203F399" w:rsidR="00AD44B5" w:rsidRPr="001E57D9" w:rsidRDefault="00AD44B5" w:rsidP="004D17E5">
      <w:pPr>
        <w:spacing w:after="0"/>
        <w:ind w:left="4248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Se verificarán los precios de compra de los combustibles y la alternativa de otros energéticos económicamente más convenientes:</w:t>
      </w:r>
    </w:p>
    <w:p w14:paraId="6F767F30" w14:textId="39EC3D6F" w:rsidR="00957286" w:rsidRPr="001E57D9" w:rsidRDefault="00957286" w:rsidP="004D17E5">
      <w:pPr>
        <w:spacing w:after="0"/>
        <w:ind w:left="4248"/>
        <w:jc w:val="both"/>
        <w:rPr>
          <w:rFonts w:cstheme="minorHAnsi"/>
          <w:color w:val="757575"/>
          <w:sz w:val="21"/>
          <w:szCs w:val="21"/>
        </w:rPr>
      </w:pPr>
    </w:p>
    <w:p w14:paraId="374B2341" w14:textId="3AD79F35" w:rsidR="00AD44B5" w:rsidRPr="001E57D9" w:rsidRDefault="00AD44B5" w:rsidP="00957286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  <w:color w:val="757575"/>
          <w:sz w:val="21"/>
          <w:szCs w:val="21"/>
          <w:lang w:val="pt-BR"/>
        </w:rPr>
      </w:pPr>
      <w:r w:rsidRPr="001E57D9">
        <w:rPr>
          <w:rFonts w:cstheme="minorHAnsi"/>
          <w:color w:val="757575"/>
          <w:sz w:val="21"/>
          <w:szCs w:val="21"/>
          <w:lang w:val="pt-BR"/>
        </w:rPr>
        <w:t xml:space="preserve">Alternativas tarifarias de </w:t>
      </w:r>
      <w:proofErr w:type="spellStart"/>
      <w:r w:rsidRPr="001E57D9">
        <w:rPr>
          <w:rFonts w:cstheme="minorHAnsi"/>
          <w:color w:val="757575"/>
          <w:sz w:val="21"/>
          <w:szCs w:val="21"/>
          <w:lang w:val="pt-BR"/>
        </w:rPr>
        <w:t>gas</w:t>
      </w:r>
      <w:proofErr w:type="spellEnd"/>
      <w:r w:rsidRPr="001E57D9">
        <w:rPr>
          <w:rFonts w:cstheme="minorHAnsi"/>
          <w:color w:val="757575"/>
          <w:sz w:val="21"/>
          <w:szCs w:val="21"/>
          <w:lang w:val="pt-BR"/>
        </w:rPr>
        <w:t xml:space="preserve"> natural o GLP.</w:t>
      </w:r>
    </w:p>
    <w:p w14:paraId="58943D11" w14:textId="7578419E" w:rsidR="00AD44B5" w:rsidRPr="001E57D9" w:rsidRDefault="00AD44B5" w:rsidP="00957286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Viabilidad de uso de leña.</w:t>
      </w:r>
    </w:p>
    <w:p w14:paraId="49F7A7D1" w14:textId="0951B811" w:rsidR="00AD44B5" w:rsidRPr="001E57D9" w:rsidRDefault="00AD44B5" w:rsidP="00957286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Optimización del precio de compra (mejora de precios, descuentos por volumen).</w:t>
      </w:r>
    </w:p>
    <w:p w14:paraId="3CEDD352" w14:textId="328814C3" w:rsidR="00AD44B5" w:rsidRPr="001E57D9" w:rsidRDefault="00AD44B5" w:rsidP="00957286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 xml:space="preserve">Sustitución de combustibles (Ej. Gas natural por gas </w:t>
      </w:r>
      <w:proofErr w:type="spellStart"/>
      <w:r w:rsidRPr="001E57D9">
        <w:rPr>
          <w:rFonts w:cstheme="minorHAnsi"/>
          <w:color w:val="757575"/>
          <w:sz w:val="21"/>
          <w:szCs w:val="21"/>
        </w:rPr>
        <w:t>oil</w:t>
      </w:r>
      <w:proofErr w:type="spellEnd"/>
      <w:r w:rsidRPr="001E57D9">
        <w:rPr>
          <w:rFonts w:cstheme="minorHAnsi"/>
          <w:color w:val="757575"/>
          <w:sz w:val="21"/>
          <w:szCs w:val="21"/>
        </w:rPr>
        <w:t xml:space="preserve">, fuel </w:t>
      </w:r>
      <w:proofErr w:type="spellStart"/>
      <w:r w:rsidRPr="001E57D9">
        <w:rPr>
          <w:rFonts w:cstheme="minorHAnsi"/>
          <w:color w:val="757575"/>
          <w:sz w:val="21"/>
          <w:szCs w:val="21"/>
        </w:rPr>
        <w:t>oil</w:t>
      </w:r>
      <w:proofErr w:type="spellEnd"/>
      <w:r w:rsidRPr="001E57D9">
        <w:rPr>
          <w:rFonts w:cstheme="minorHAnsi"/>
          <w:color w:val="757575"/>
          <w:sz w:val="21"/>
          <w:szCs w:val="21"/>
        </w:rPr>
        <w:t xml:space="preserve"> por leña, pellet).</w:t>
      </w:r>
    </w:p>
    <w:p w14:paraId="0AD0B4D4" w14:textId="00844AAA" w:rsidR="00AD44B5" w:rsidRPr="001E57D9" w:rsidRDefault="00AD44B5" w:rsidP="00957286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Sustitución de agua de OSE por autoabastecimiento.</w:t>
      </w:r>
    </w:p>
    <w:p w14:paraId="3217E31E" w14:textId="62861FBD" w:rsidR="00957286" w:rsidRDefault="00957286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372681B1" w14:textId="7FB7FBA8" w:rsidR="00D762D8" w:rsidRPr="004D17E5" w:rsidRDefault="00E4639C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E4639C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23D3D6DB" wp14:editId="7F1AAED2">
                <wp:simplePos x="0" y="0"/>
                <wp:positionH relativeFrom="column">
                  <wp:posOffset>2609914</wp:posOffset>
                </wp:positionH>
                <wp:positionV relativeFrom="paragraph">
                  <wp:posOffset>145415</wp:posOffset>
                </wp:positionV>
                <wp:extent cx="1497778" cy="245889"/>
                <wp:effectExtent l="0" t="0" r="7620" b="190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778" cy="245889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A91FA1" id="Rectángulo 15" o:spid="_x0000_s1026" style="position:absolute;margin-left:205.5pt;margin-top:11.45pt;width:117.95pt;height:19.35pt;z-index:-2516582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" fillcolor="#757575" stroked="f" strokeweight="1pt"/>
            </w:pict>
          </mc:Fallback>
        </mc:AlternateContent>
      </w:r>
    </w:p>
    <w:p w14:paraId="03B5D9CC" w14:textId="3AEC9B44" w:rsidR="00AD44B5" w:rsidRPr="009124E9" w:rsidRDefault="00AD44B5" w:rsidP="00E4639C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  <w:b/>
          <w:bCs/>
          <w:color w:val="FFFFFF" w:themeColor="background1"/>
          <w:sz w:val="21"/>
          <w:szCs w:val="21"/>
        </w:rPr>
      </w:pPr>
      <w:r w:rsidRPr="009124E9">
        <w:rPr>
          <w:rFonts w:cstheme="minorHAnsi"/>
          <w:b/>
          <w:bCs/>
          <w:color w:val="FFFFFF" w:themeColor="background1"/>
          <w:sz w:val="21"/>
          <w:szCs w:val="21"/>
        </w:rPr>
        <w:t>Usos energéticos</w:t>
      </w:r>
    </w:p>
    <w:p w14:paraId="47581F6F" w14:textId="0E162D6E" w:rsidR="00D762D8" w:rsidRDefault="00D762D8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57F2766D" w14:textId="34EE12FF" w:rsidR="00957286" w:rsidRPr="004D17E5" w:rsidRDefault="00957286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72712419" w14:textId="6669699C" w:rsidR="00AD44B5" w:rsidRPr="0003287E" w:rsidRDefault="00AD44B5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b/>
          <w:bCs/>
          <w:color w:val="ED3237"/>
          <w:sz w:val="21"/>
          <w:szCs w:val="21"/>
        </w:rPr>
        <w:t>2.1 Eficiencia del sistema eléctrico de potencia</w:t>
      </w:r>
    </w:p>
    <w:p w14:paraId="7982CDBD" w14:textId="6DBED234" w:rsidR="00AD44B5" w:rsidRPr="001E57D9" w:rsidRDefault="00AD44B5" w:rsidP="00D762D8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Modulación de consumos: Desplazamiento de consumos a horarios más económicos.</w:t>
      </w:r>
    </w:p>
    <w:p w14:paraId="2A1BB2D7" w14:textId="34ACBDB4" w:rsidR="00AD44B5" w:rsidRPr="001E57D9" w:rsidRDefault="00AD44B5" w:rsidP="00D762D8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Deslastrado de cargas: Viabilidad de reducir el pico de potencia mediante cambio de procedimientos, instalando automatismos, o controladores de carga.</w:t>
      </w:r>
    </w:p>
    <w:p w14:paraId="03A89A3B" w14:textId="18B9F81C" w:rsidR="00AD44B5" w:rsidRPr="001E57D9" w:rsidRDefault="00AD44B5" w:rsidP="00D762D8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1E57D9">
        <w:rPr>
          <w:rFonts w:cstheme="minorHAnsi"/>
          <w:color w:val="757575"/>
          <w:sz w:val="21"/>
          <w:szCs w:val="21"/>
        </w:rPr>
        <w:t>Reducción de pérdidas (Verificación del consumo con la instalación en vacío y pérdidas notorias en carga).</w:t>
      </w:r>
    </w:p>
    <w:p w14:paraId="313A455F" w14:textId="5A42175D" w:rsidR="00957286" w:rsidRPr="004D17E5" w:rsidRDefault="00957286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10985AEC" w14:textId="5DE9B3DC" w:rsidR="00D762D8" w:rsidRDefault="00D762D8" w:rsidP="004D17E5">
      <w:pPr>
        <w:spacing w:after="0"/>
        <w:ind w:left="4248"/>
        <w:jc w:val="both"/>
        <w:rPr>
          <w:rFonts w:cstheme="minorHAnsi"/>
          <w:color w:val="FF0000"/>
          <w:sz w:val="21"/>
          <w:szCs w:val="21"/>
        </w:rPr>
      </w:pPr>
    </w:p>
    <w:p w14:paraId="76317EC8" w14:textId="47467B40" w:rsidR="00AD44B5" w:rsidRPr="0003287E" w:rsidRDefault="008327A7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noProof/>
          <w:color w:val="ED3237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58281" behindDoc="0" locked="0" layoutInCell="1" allowOverlap="1" wp14:anchorId="3D83066A" wp14:editId="237C35F5">
                <wp:simplePos x="0" y="0"/>
                <wp:positionH relativeFrom="column">
                  <wp:posOffset>5024</wp:posOffset>
                </wp:positionH>
                <wp:positionV relativeFrom="page">
                  <wp:posOffset>1326382</wp:posOffset>
                </wp:positionV>
                <wp:extent cx="914400" cy="970280"/>
                <wp:effectExtent l="0" t="0" r="0" b="1270"/>
                <wp:wrapNone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70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2A40E" w14:textId="77777777" w:rsidR="008327A7" w:rsidRPr="00C47F41" w:rsidRDefault="008327A7" w:rsidP="008327A7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83066A" id="_x0000_s1046" type="#_x0000_t202" style="position:absolute;left:0;text-align:left;margin-left:.4pt;margin-top:104.45pt;width:1in;height:76.4pt;z-index:25165828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" filled="f" stroked="f">
                <v:textbox style="mso-fit-shape-to-text:t">
                  <w:txbxContent>
                    <w:p w14:paraId="2682A40E" w14:textId="77777777" w:rsidR="008327A7" w:rsidRPr="00C47F41" w:rsidRDefault="008327A7" w:rsidP="008327A7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D44B5" w:rsidRPr="0003287E">
        <w:rPr>
          <w:rFonts w:cstheme="minorHAnsi"/>
          <w:b/>
          <w:bCs/>
          <w:color w:val="ED3237"/>
          <w:sz w:val="21"/>
          <w:szCs w:val="21"/>
        </w:rPr>
        <w:t>2.2 Eficiencia en la iluminación</w:t>
      </w:r>
    </w:p>
    <w:p w14:paraId="63D9A515" w14:textId="749E8DBE" w:rsidR="00AD44B5" w:rsidRPr="005F5874" w:rsidRDefault="00AD44B5" w:rsidP="006C5BC2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Sustitución de lámparas y artefactos de mejor rendimiento lumínico (mayor lm/W).</w:t>
      </w:r>
    </w:p>
    <w:p w14:paraId="2F9EFC28" w14:textId="7FF1395D" w:rsidR="00AD44B5" w:rsidRPr="005F5874" w:rsidRDefault="00A86F59" w:rsidP="006C5BC2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5463862B" wp14:editId="6D3C9E2E">
                <wp:simplePos x="0" y="0"/>
                <wp:positionH relativeFrom="column">
                  <wp:posOffset>4445</wp:posOffset>
                </wp:positionH>
                <wp:positionV relativeFrom="page">
                  <wp:posOffset>2075089</wp:posOffset>
                </wp:positionV>
                <wp:extent cx="2086610" cy="334645"/>
                <wp:effectExtent l="0" t="0" r="0" b="5715"/>
                <wp:wrapNone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B1748" w14:textId="54A2BC2F" w:rsidR="00444E7F" w:rsidRPr="00C47F41" w:rsidRDefault="00444E7F" w:rsidP="00444E7F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(CONTINUACIÓN)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63862B" id="_x0000_s1047" type="#_x0000_t202" style="position:absolute;left:0;text-align:left;margin-left:.35pt;margin-top:163.4pt;width:164.3pt;height:26.35pt;z-index:25165826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" filled="f" stroked="f">
                <v:textbox style="mso-fit-shape-to-text:t">
                  <w:txbxContent>
                    <w:p w14:paraId="314B1748" w14:textId="54A2BC2F" w:rsidR="00444E7F" w:rsidRPr="00C47F41" w:rsidRDefault="00444E7F" w:rsidP="00444E7F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(CONTINUACIÓN)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D44B5" w:rsidRPr="005F5874">
        <w:rPr>
          <w:rFonts w:cstheme="minorHAnsi"/>
          <w:color w:val="757575"/>
          <w:sz w:val="21"/>
          <w:szCs w:val="21"/>
        </w:rPr>
        <w:t xml:space="preserve">Eliminación de iluminación innecesaria (sensores de movimiento, </w:t>
      </w:r>
      <w:proofErr w:type="spellStart"/>
      <w:r w:rsidR="00AD44B5" w:rsidRPr="005F5874">
        <w:rPr>
          <w:rFonts w:cstheme="minorHAnsi"/>
          <w:color w:val="757575"/>
          <w:sz w:val="21"/>
          <w:szCs w:val="21"/>
        </w:rPr>
        <w:t>timers</w:t>
      </w:r>
      <w:proofErr w:type="spellEnd"/>
      <w:r w:rsidR="00AD44B5" w:rsidRPr="005F5874">
        <w:rPr>
          <w:rFonts w:cstheme="minorHAnsi"/>
          <w:color w:val="757575"/>
          <w:sz w:val="21"/>
          <w:szCs w:val="21"/>
        </w:rPr>
        <w:t>).</w:t>
      </w:r>
    </w:p>
    <w:p w14:paraId="013C6918" w14:textId="205F0846" w:rsidR="00AD44B5" w:rsidRPr="005F5874" w:rsidRDefault="00AD44B5" w:rsidP="006C5BC2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Sistema de iluminación secundario de limpieza.</w:t>
      </w:r>
    </w:p>
    <w:p w14:paraId="05987A0A" w14:textId="76A8F14E" w:rsidR="00AD44B5" w:rsidRPr="005F5874" w:rsidRDefault="00AD44B5" w:rsidP="006C5BC2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Verificación del uso de alumbrado exterior.</w:t>
      </w:r>
    </w:p>
    <w:p w14:paraId="458E8D94" w14:textId="1C1ABF6A" w:rsidR="00AD44B5" w:rsidRPr="005F5874" w:rsidRDefault="00AD44B5" w:rsidP="006C5BC2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Aprovechamiento de iluminación natural.</w:t>
      </w:r>
    </w:p>
    <w:p w14:paraId="6C407803" w14:textId="10E746B6" w:rsidR="004B176F" w:rsidRPr="004D17E5" w:rsidRDefault="004B176F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08DA31BB" w14:textId="1DB44DB3" w:rsidR="00AD44B5" w:rsidRPr="0003287E" w:rsidRDefault="00AD44B5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b/>
          <w:bCs/>
          <w:color w:val="ED3237"/>
          <w:sz w:val="21"/>
          <w:szCs w:val="21"/>
        </w:rPr>
        <w:t>2.3 Eficiencia en acondicionamiento térmico, aislamiento edilicio y la ventilación</w:t>
      </w:r>
    </w:p>
    <w:p w14:paraId="35B287AF" w14:textId="7074D5A9" w:rsidR="00AD44B5" w:rsidRPr="005F5874" w:rsidRDefault="00AD44B5" w:rsidP="006C5BC2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Optimización del funcionamiento del acondicionamiento térmico.</w:t>
      </w:r>
    </w:p>
    <w:p w14:paraId="1D0C199F" w14:textId="6319E363" w:rsidR="00AD44B5" w:rsidRPr="005F5874" w:rsidRDefault="00AD44B5" w:rsidP="006C5BC2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 xml:space="preserve">Optimización del set </w:t>
      </w:r>
      <w:proofErr w:type="spellStart"/>
      <w:r w:rsidRPr="005F5874">
        <w:rPr>
          <w:rFonts w:cstheme="minorHAnsi"/>
          <w:color w:val="757575"/>
          <w:sz w:val="21"/>
          <w:szCs w:val="21"/>
        </w:rPr>
        <w:t>point</w:t>
      </w:r>
      <w:proofErr w:type="spellEnd"/>
      <w:r w:rsidRPr="005F5874">
        <w:rPr>
          <w:rFonts w:cstheme="minorHAnsi"/>
          <w:color w:val="757575"/>
          <w:sz w:val="21"/>
          <w:szCs w:val="21"/>
        </w:rPr>
        <w:t xml:space="preserve"> de temperaturas de acondicionamiento (y calibración de termostatos).</w:t>
      </w:r>
    </w:p>
    <w:p w14:paraId="743FA274" w14:textId="229F76F1" w:rsidR="00AD44B5" w:rsidRPr="005F5874" w:rsidRDefault="00AD44B5" w:rsidP="006C5BC2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Reducción de pérdidas térmicas por la envolvente del edificio y sus cerramientos.</w:t>
      </w:r>
    </w:p>
    <w:p w14:paraId="48483719" w14:textId="15B26575" w:rsidR="00AD44B5" w:rsidRPr="005F5874" w:rsidRDefault="00AD44B5" w:rsidP="006C5BC2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Verificación del uso de los sistemas de ventilación.</w:t>
      </w:r>
    </w:p>
    <w:p w14:paraId="157696C5" w14:textId="6A05E975" w:rsidR="00AD44B5" w:rsidRPr="005F5874" w:rsidRDefault="00AD44B5" w:rsidP="006C5BC2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Aislamiento de tanques y líneas de fluidos térmicos (vapor, agua caliente o refrigerada, etc.).</w:t>
      </w:r>
    </w:p>
    <w:p w14:paraId="0AB68B47" w14:textId="6D839CF4" w:rsidR="004B176F" w:rsidRPr="004D17E5" w:rsidRDefault="004B176F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0182D17F" w14:textId="6A4F1B07" w:rsidR="00AD44B5" w:rsidRPr="0003287E" w:rsidRDefault="00AD44B5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b/>
          <w:bCs/>
          <w:color w:val="ED3237"/>
          <w:sz w:val="21"/>
          <w:szCs w:val="21"/>
        </w:rPr>
        <w:t>2.4 Eficiencia en el manejo de agua potable y aguas residuales</w:t>
      </w:r>
    </w:p>
    <w:p w14:paraId="12ABA505" w14:textId="250D4D1A" w:rsidR="00AD44B5" w:rsidRPr="005F5874" w:rsidRDefault="00AD44B5" w:rsidP="006C5BC2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Racionalización de horarios de bombeo y acumulación de agua.</w:t>
      </w:r>
    </w:p>
    <w:p w14:paraId="5DE666EA" w14:textId="409997CE" w:rsidR="00AD44B5" w:rsidRPr="005F5874" w:rsidRDefault="00AD44B5" w:rsidP="006C5BC2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Horarios de tratamiento de efluentes (agitadores, sopladores, etc.).</w:t>
      </w:r>
    </w:p>
    <w:p w14:paraId="6B0709E4" w14:textId="4E1106C1" w:rsidR="00AD44B5" w:rsidRPr="005F5874" w:rsidRDefault="00AD44B5" w:rsidP="006C5BC2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Recupero de agua usada.</w:t>
      </w:r>
    </w:p>
    <w:p w14:paraId="08136120" w14:textId="2273B5EF" w:rsidR="00AD44B5" w:rsidRPr="0003287E" w:rsidRDefault="00AD44B5" w:rsidP="004D17E5">
      <w:pPr>
        <w:spacing w:after="0"/>
        <w:ind w:left="4248"/>
        <w:jc w:val="both"/>
        <w:rPr>
          <w:rFonts w:cstheme="minorHAnsi"/>
          <w:color w:val="ED3237"/>
          <w:sz w:val="21"/>
          <w:szCs w:val="21"/>
        </w:rPr>
      </w:pPr>
    </w:p>
    <w:p w14:paraId="6A81AE50" w14:textId="5B16D4F2" w:rsidR="00AD44B5" w:rsidRPr="0003287E" w:rsidRDefault="00AD44B5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b/>
          <w:bCs/>
          <w:color w:val="ED3237"/>
          <w:sz w:val="21"/>
          <w:szCs w:val="21"/>
        </w:rPr>
        <w:t>2.5 Eficiencia en el transporte</w:t>
      </w:r>
    </w:p>
    <w:p w14:paraId="0C091AEB" w14:textId="647A5C21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Verificación de eficiencia de combustión a través de los gases de escape de motores.</w:t>
      </w:r>
    </w:p>
    <w:p w14:paraId="545A5368" w14:textId="68430AAF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Manejo eficiente de aire acondicionado y calefacción.</w:t>
      </w:r>
    </w:p>
    <w:p w14:paraId="283E92CD" w14:textId="6CBEB9B2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Manejo adecuado de cargas.</w:t>
      </w:r>
    </w:p>
    <w:p w14:paraId="03928A08" w14:textId="3C0E6A5B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Estudio de la posibilidad de implementar controles de velocidad y automatización de la combustión.</w:t>
      </w:r>
    </w:p>
    <w:p w14:paraId="27C61A4B" w14:textId="77777777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Racionalización de recorridos.</w:t>
      </w:r>
    </w:p>
    <w:p w14:paraId="75EB6A5D" w14:textId="607EC5DB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Estudio de coeficientes aerodinámicos y de rozamiento en la flota.</w:t>
      </w:r>
    </w:p>
    <w:p w14:paraId="635C57B0" w14:textId="0D4923FF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Estudio de rentabilidad de cambio de combustible.</w:t>
      </w:r>
    </w:p>
    <w:p w14:paraId="689CD5F9" w14:textId="0D3B2078" w:rsidR="00AD44B5" w:rsidRPr="005F5874" w:rsidRDefault="00AD44B5" w:rsidP="006C5BC2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Capacitación en cuanto a técnicas.</w:t>
      </w:r>
    </w:p>
    <w:p w14:paraId="4E92FC6A" w14:textId="2D14E478" w:rsidR="004B176F" w:rsidRPr="004D17E5" w:rsidRDefault="004B176F" w:rsidP="004D17E5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63C9A5E5" w14:textId="55FD6699" w:rsidR="00AD44B5" w:rsidRPr="0003287E" w:rsidRDefault="00AD44B5" w:rsidP="004D17E5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b/>
          <w:bCs/>
          <w:color w:val="ED3237"/>
          <w:sz w:val="21"/>
          <w:szCs w:val="21"/>
        </w:rPr>
        <w:t>2.6 Eficiencia de equipos de altos consumos (calderas, hornos, grandes motores, etc</w:t>
      </w:r>
      <w:r w:rsidR="00277360">
        <w:rPr>
          <w:rFonts w:cstheme="minorHAnsi"/>
          <w:b/>
          <w:bCs/>
          <w:color w:val="ED3237"/>
          <w:sz w:val="21"/>
          <w:szCs w:val="21"/>
        </w:rPr>
        <w:t>.</w:t>
      </w:r>
      <w:r w:rsidRPr="0003287E">
        <w:rPr>
          <w:rFonts w:cstheme="minorHAnsi"/>
          <w:b/>
          <w:bCs/>
          <w:color w:val="ED3237"/>
          <w:sz w:val="21"/>
          <w:szCs w:val="21"/>
        </w:rPr>
        <w:t>)</w:t>
      </w:r>
    </w:p>
    <w:p w14:paraId="49EE265F" w14:textId="2827E5A4" w:rsidR="00AD44B5" w:rsidRPr="005F5874" w:rsidRDefault="00AD44B5" w:rsidP="00C707A4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Verificación de rendimiento de calderas (combustión, exceso de aire, temperatura de humos, etc</w:t>
      </w:r>
      <w:r w:rsidR="00277360">
        <w:rPr>
          <w:rFonts w:cstheme="minorHAnsi"/>
          <w:color w:val="757575"/>
          <w:sz w:val="21"/>
          <w:szCs w:val="21"/>
        </w:rPr>
        <w:t>.</w:t>
      </w:r>
      <w:r w:rsidRPr="005F5874">
        <w:rPr>
          <w:rFonts w:cstheme="minorHAnsi"/>
          <w:color w:val="757575"/>
          <w:sz w:val="21"/>
          <w:szCs w:val="21"/>
        </w:rPr>
        <w:t>).</w:t>
      </w:r>
    </w:p>
    <w:p w14:paraId="5042DEBB" w14:textId="483C082E" w:rsidR="00AD44B5" w:rsidRPr="005F5874" w:rsidRDefault="00AD44B5" w:rsidP="00C707A4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 xml:space="preserve">Verificación de eficiencia de grandes motores, verificación de </w:t>
      </w:r>
      <w:proofErr w:type="spellStart"/>
      <w:r w:rsidRPr="005F5874">
        <w:rPr>
          <w:rFonts w:cstheme="minorHAnsi"/>
          <w:color w:val="757575"/>
          <w:sz w:val="21"/>
          <w:szCs w:val="21"/>
        </w:rPr>
        <w:t>sobredi</w:t>
      </w:r>
      <w:r w:rsidR="00CB6003" w:rsidRPr="005F5874">
        <w:rPr>
          <w:rFonts w:cstheme="minorHAnsi"/>
          <w:color w:val="757575"/>
          <w:sz w:val="21"/>
          <w:szCs w:val="21"/>
        </w:rPr>
        <w:t>-</w:t>
      </w:r>
      <w:r w:rsidRPr="005F5874">
        <w:rPr>
          <w:rFonts w:cstheme="minorHAnsi"/>
          <w:color w:val="757575"/>
          <w:sz w:val="21"/>
          <w:szCs w:val="21"/>
        </w:rPr>
        <w:t>mensionamiento</w:t>
      </w:r>
      <w:proofErr w:type="spellEnd"/>
      <w:r w:rsidRPr="005F5874">
        <w:rPr>
          <w:rFonts w:cstheme="minorHAnsi"/>
          <w:color w:val="757575"/>
          <w:sz w:val="21"/>
          <w:szCs w:val="21"/>
        </w:rPr>
        <w:t>.</w:t>
      </w:r>
    </w:p>
    <w:p w14:paraId="30678C11" w14:textId="317085CA" w:rsidR="00AD44B5" w:rsidRPr="005F5874" w:rsidRDefault="00AD44B5" w:rsidP="00C707A4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Análisis de eficiencia de equipos de altos consumos.</w:t>
      </w:r>
    </w:p>
    <w:p w14:paraId="0F7543BE" w14:textId="6D8A6603" w:rsidR="00AD44B5" w:rsidRPr="005F5874" w:rsidRDefault="00AD44B5" w:rsidP="00C707A4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Auditoría del sistema de aire comprimido.</w:t>
      </w:r>
    </w:p>
    <w:p w14:paraId="20B48227" w14:textId="7D1890AF" w:rsidR="00AD44B5" w:rsidRPr="0003287E" w:rsidRDefault="008327A7" w:rsidP="00FF329F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r w:rsidRPr="0003287E">
        <w:rPr>
          <w:rFonts w:cstheme="minorHAnsi"/>
          <w:noProof/>
          <w:color w:val="ED3237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58280" behindDoc="0" locked="0" layoutInCell="1" allowOverlap="1" wp14:anchorId="41A71FE4" wp14:editId="764247E2">
                <wp:simplePos x="0" y="0"/>
                <wp:positionH relativeFrom="column">
                  <wp:posOffset>5024</wp:posOffset>
                </wp:positionH>
                <wp:positionV relativeFrom="page">
                  <wp:posOffset>1175657</wp:posOffset>
                </wp:positionV>
                <wp:extent cx="914400" cy="970280"/>
                <wp:effectExtent l="0" t="0" r="0" b="1270"/>
                <wp:wrapNone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970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27BB0" w14:textId="47486AFD" w:rsidR="008327A7" w:rsidRPr="00C47F41" w:rsidRDefault="008327A7" w:rsidP="008327A7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A71FE4" id="_x0000_s1048" type="#_x0000_t202" style="position:absolute;left:0;text-align:left;margin-left:.4pt;margin-top:92.55pt;width:1in;height:76.4pt;z-index:251658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" filled="f" stroked="f">
                <v:textbox style="mso-fit-shape-to-text:t">
                  <w:txbxContent>
                    <w:p w14:paraId="30027BB0" w14:textId="47486AFD" w:rsidR="008327A7" w:rsidRPr="00C47F41" w:rsidRDefault="008327A7" w:rsidP="008327A7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D44B5" w:rsidRPr="0003287E">
        <w:rPr>
          <w:rFonts w:cstheme="minorHAnsi"/>
          <w:b/>
          <w:bCs/>
          <w:color w:val="ED3237"/>
          <w:sz w:val="21"/>
          <w:szCs w:val="21"/>
        </w:rPr>
        <w:t>2.7 Recuperación de energía (energía de efluentes líquidos y gaseosos, cogeneración, residuos, etc</w:t>
      </w:r>
      <w:r w:rsidR="00930A8F">
        <w:rPr>
          <w:rFonts w:cstheme="minorHAnsi"/>
          <w:b/>
          <w:bCs/>
          <w:color w:val="ED3237"/>
          <w:sz w:val="21"/>
          <w:szCs w:val="21"/>
        </w:rPr>
        <w:t>.</w:t>
      </w:r>
      <w:r w:rsidR="00AD44B5" w:rsidRPr="0003287E">
        <w:rPr>
          <w:rFonts w:cstheme="minorHAnsi"/>
          <w:b/>
          <w:bCs/>
          <w:color w:val="ED3237"/>
          <w:sz w:val="21"/>
          <w:szCs w:val="21"/>
        </w:rPr>
        <w:t>)</w:t>
      </w:r>
    </w:p>
    <w:p w14:paraId="47F1D980" w14:textId="1C22B846" w:rsidR="00AD44B5" w:rsidRPr="005F5874" w:rsidRDefault="00A86F59" w:rsidP="00FF329F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7FCD8EC9" wp14:editId="49B40508">
                <wp:simplePos x="0" y="0"/>
                <wp:positionH relativeFrom="column">
                  <wp:posOffset>4445</wp:posOffset>
                </wp:positionH>
                <wp:positionV relativeFrom="page">
                  <wp:posOffset>1924594</wp:posOffset>
                </wp:positionV>
                <wp:extent cx="2086610" cy="334645"/>
                <wp:effectExtent l="0" t="0" r="0" b="5715"/>
                <wp:wrapNone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334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3BC44" w14:textId="14071D22" w:rsidR="000B4AEA" w:rsidRPr="00C47F41" w:rsidRDefault="00B75C26" w:rsidP="00B75C26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(CONTINUACIÓN)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CD8EC9" id="_x0000_s1049" type="#_x0000_t202" style="position:absolute;left:0;text-align:left;margin-left:.35pt;margin-top:151.55pt;width:164.3pt;height:26.35pt;z-index:25165826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" filled="f" stroked="f">
                <v:textbox style="mso-fit-shape-to-text:t">
                  <w:txbxContent>
                    <w:p w14:paraId="5D03BC44" w14:textId="14071D22" w:rsidR="000B4AEA" w:rsidRPr="00C47F41" w:rsidRDefault="00B75C26" w:rsidP="00B75C26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(CONTINUACIÓN)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D44B5" w:rsidRPr="005F5874">
        <w:rPr>
          <w:rFonts w:cstheme="minorHAnsi"/>
          <w:color w:val="757575"/>
          <w:sz w:val="21"/>
          <w:szCs w:val="21"/>
        </w:rPr>
        <w:t>Aprovechamiento de calor de humos de caldera.</w:t>
      </w:r>
    </w:p>
    <w:p w14:paraId="2431DA58" w14:textId="7B378628" w:rsidR="00AD44B5" w:rsidRPr="005F5874" w:rsidRDefault="00AD44B5" w:rsidP="00FF329F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 xml:space="preserve">Aprovechamiento de calor o frío de aire de extracción por renovación de </w:t>
      </w:r>
      <w:proofErr w:type="spellStart"/>
      <w:r w:rsidRPr="005F5874">
        <w:rPr>
          <w:rFonts w:cstheme="minorHAnsi"/>
          <w:color w:val="757575"/>
          <w:sz w:val="21"/>
          <w:szCs w:val="21"/>
        </w:rPr>
        <w:t>acond</w:t>
      </w:r>
      <w:proofErr w:type="spellEnd"/>
      <w:r w:rsidRPr="005F5874">
        <w:rPr>
          <w:rFonts w:cstheme="minorHAnsi"/>
          <w:color w:val="757575"/>
          <w:sz w:val="21"/>
          <w:szCs w:val="21"/>
        </w:rPr>
        <w:t>. térmico.</w:t>
      </w:r>
    </w:p>
    <w:p w14:paraId="27922974" w14:textId="0B776088" w:rsidR="00AD44B5" w:rsidRPr="005F5874" w:rsidRDefault="00AD44B5" w:rsidP="00FF329F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Aprovechamiento de calor de condensado.</w:t>
      </w:r>
    </w:p>
    <w:p w14:paraId="2D4D058F" w14:textId="33B669F8" w:rsidR="00AD44B5" w:rsidRPr="005F5874" w:rsidRDefault="00AD44B5" w:rsidP="00FF329F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Aprovechamiento de energías renovables (solar, eólica, etc.).</w:t>
      </w:r>
    </w:p>
    <w:p w14:paraId="72B390C1" w14:textId="7D76B502" w:rsidR="007E51C5" w:rsidRPr="005F5874" w:rsidRDefault="00AD44B5" w:rsidP="00FF329F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Aprovechamiento de residuos energéticamente ricos.</w:t>
      </w:r>
    </w:p>
    <w:p w14:paraId="36763306" w14:textId="0005A80F" w:rsidR="00C768FC" w:rsidRDefault="00C768FC" w:rsidP="00FF329F">
      <w:pPr>
        <w:spacing w:after="0"/>
        <w:ind w:left="4248"/>
        <w:jc w:val="both"/>
        <w:rPr>
          <w:rFonts w:cstheme="minorHAnsi"/>
          <w:color w:val="FF0000"/>
          <w:sz w:val="21"/>
          <w:szCs w:val="21"/>
        </w:rPr>
      </w:pPr>
    </w:p>
    <w:p w14:paraId="08E26BF4" w14:textId="636723CB" w:rsidR="00C768FC" w:rsidRDefault="006D7692" w:rsidP="00FF329F">
      <w:pPr>
        <w:spacing w:after="0"/>
        <w:ind w:left="4248"/>
        <w:jc w:val="both"/>
        <w:rPr>
          <w:rFonts w:cstheme="minorHAnsi"/>
          <w:color w:val="FF0000"/>
          <w:sz w:val="21"/>
          <w:szCs w:val="21"/>
        </w:rPr>
      </w:pPr>
      <w:r>
        <w:rPr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5C8849D" wp14:editId="2FE9F9B5">
                <wp:simplePos x="0" y="0"/>
                <wp:positionH relativeFrom="column">
                  <wp:posOffset>2696146</wp:posOffset>
                </wp:positionH>
                <wp:positionV relativeFrom="paragraph">
                  <wp:posOffset>84455</wp:posOffset>
                </wp:positionV>
                <wp:extent cx="1033145" cy="0"/>
                <wp:effectExtent l="0" t="0" r="0" b="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14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D32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92D21" id="Conector recto 16" o:spid="_x0000_s1026" style="position:absolute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3pt,6.65pt" to="293.6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" strokecolor="#ed3237">
                <v:stroke joinstyle="miter"/>
              </v:line>
            </w:pict>
          </mc:Fallback>
        </mc:AlternateContent>
      </w:r>
    </w:p>
    <w:p w14:paraId="46356C27" w14:textId="4427584D" w:rsidR="00C768FC" w:rsidRPr="0003287E" w:rsidRDefault="008327A7" w:rsidP="00FF329F">
      <w:pPr>
        <w:spacing w:after="0"/>
        <w:ind w:left="4248"/>
        <w:jc w:val="both"/>
        <w:rPr>
          <w:rFonts w:cstheme="minorHAnsi"/>
          <w:color w:val="ED3237"/>
          <w:sz w:val="21"/>
          <w:szCs w:val="21"/>
        </w:rPr>
      </w:pPr>
      <w:r w:rsidRPr="008327A7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82" behindDoc="0" locked="0" layoutInCell="1" allowOverlap="1" wp14:anchorId="11CE68C4" wp14:editId="3E1D60BB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914400" cy="1404620"/>
                <wp:effectExtent l="0" t="0" r="0" b="635"/>
                <wp:wrapNone/>
                <wp:docPr id="2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71B11" w14:textId="77777777" w:rsidR="008327A7" w:rsidRPr="00C47F41" w:rsidRDefault="008327A7" w:rsidP="008327A7">
                            <w:pPr>
                              <w:spacing w:after="0"/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</w:pPr>
                            <w:r w:rsidRPr="00C47F41">
                              <w:rPr>
                                <w:rFonts w:cstheme="minorHAnsi"/>
                                <w:color w:val="ED3237"/>
                                <w:sz w:val="90"/>
                                <w:szCs w:val="9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E68C4" id="_x0000_s1050" type="#_x0000_t202" style="position:absolute;left:0;text-align:left;margin-left:0;margin-top:3.6pt;width:1in;height:110.6pt;z-index:25165828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" filled="f" stroked="f">
                <v:textbox style="mso-fit-shape-to-text:t">
                  <w:txbxContent>
                    <w:p w14:paraId="79E71B11" w14:textId="77777777" w:rsidR="008327A7" w:rsidRPr="00C47F41" w:rsidRDefault="008327A7" w:rsidP="008327A7">
                      <w:pPr>
                        <w:spacing w:after="0"/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</w:pPr>
                      <w:r w:rsidRPr="00C47F41">
                        <w:rPr>
                          <w:rFonts w:cstheme="minorHAnsi"/>
                          <w:color w:val="ED3237"/>
                          <w:sz w:val="90"/>
                          <w:szCs w:val="9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082297C" w14:textId="23AE2CA2" w:rsidR="00C95B88" w:rsidRPr="0003287E" w:rsidRDefault="00C95B88" w:rsidP="00FF329F">
      <w:pPr>
        <w:spacing w:after="0"/>
        <w:ind w:left="4248"/>
        <w:jc w:val="both"/>
        <w:rPr>
          <w:rFonts w:cstheme="minorHAnsi"/>
          <w:b/>
          <w:bCs/>
          <w:color w:val="ED3237"/>
          <w:sz w:val="21"/>
          <w:szCs w:val="21"/>
        </w:rPr>
      </w:pPr>
      <w:proofErr w:type="gramStart"/>
      <w:r w:rsidRPr="0003287E">
        <w:rPr>
          <w:rFonts w:cstheme="minorHAnsi"/>
          <w:b/>
          <w:bCs/>
          <w:color w:val="ED3237"/>
          <w:sz w:val="21"/>
          <w:szCs w:val="21"/>
        </w:rPr>
        <w:t>DATOS A SOLICITAR</w:t>
      </w:r>
      <w:proofErr w:type="gramEnd"/>
    </w:p>
    <w:p w14:paraId="1C7E29A1" w14:textId="569CE4C3" w:rsidR="00C95B88" w:rsidRPr="00617ACF" w:rsidRDefault="00572FD8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E4639C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3B59104C" wp14:editId="0814C6D2">
                <wp:simplePos x="0" y="0"/>
                <wp:positionH relativeFrom="column">
                  <wp:posOffset>2610485</wp:posOffset>
                </wp:positionH>
                <wp:positionV relativeFrom="paragraph">
                  <wp:posOffset>128868</wp:posOffset>
                </wp:positionV>
                <wp:extent cx="1497600" cy="244800"/>
                <wp:effectExtent l="0" t="0" r="7620" b="31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600" cy="244800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29009" id="Rectángulo 18" o:spid="_x0000_s1026" style="position:absolute;margin-left:205.55pt;margin-top:10.15pt;width:117.9pt;height:19.3pt;z-index:-2516582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" fillcolor="#757575" stroked="f" strokeweight="1pt"/>
            </w:pict>
          </mc:Fallback>
        </mc:AlternateContent>
      </w:r>
    </w:p>
    <w:p w14:paraId="2F0FC614" w14:textId="01A2C885" w:rsidR="00C95B88" w:rsidRPr="009124E9" w:rsidRDefault="00C95B88" w:rsidP="00FF329F">
      <w:pPr>
        <w:spacing w:after="0"/>
        <w:ind w:left="4248"/>
        <w:jc w:val="both"/>
        <w:rPr>
          <w:rFonts w:cstheme="minorHAnsi"/>
          <w:b/>
          <w:bCs/>
          <w:color w:val="FFFFFF" w:themeColor="background1"/>
          <w:sz w:val="21"/>
          <w:szCs w:val="21"/>
        </w:rPr>
      </w:pPr>
      <w:r w:rsidRPr="009124E9">
        <w:rPr>
          <w:rFonts w:cstheme="minorHAnsi"/>
          <w:b/>
          <w:bCs/>
          <w:color w:val="FFFFFF" w:themeColor="background1"/>
          <w:sz w:val="21"/>
          <w:szCs w:val="21"/>
        </w:rPr>
        <w:t>Electricidad</w:t>
      </w:r>
    </w:p>
    <w:p w14:paraId="0B2EC246" w14:textId="20F5D4B3" w:rsidR="00C95B88" w:rsidRPr="00617ACF" w:rsidRDefault="00A86F59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5F5874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8" behindDoc="0" locked="0" layoutInCell="1" allowOverlap="1" wp14:anchorId="3824AA2E" wp14:editId="06A75377">
                <wp:simplePos x="0" y="0"/>
                <wp:positionH relativeFrom="column">
                  <wp:posOffset>0</wp:posOffset>
                </wp:positionH>
                <wp:positionV relativeFrom="paragraph">
                  <wp:posOffset>65949</wp:posOffset>
                </wp:positionV>
                <wp:extent cx="2086610" cy="1404620"/>
                <wp:effectExtent l="0" t="0" r="0" b="0"/>
                <wp:wrapNone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4117B" w14:textId="7547C48D" w:rsidR="00B75C26" w:rsidRPr="00C47F41" w:rsidRDefault="00B75C26" w:rsidP="00B75C26">
                            <w:pPr>
                              <w:spacing w:after="0"/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</w:pPr>
                            <w:r w:rsidRPr="00C47F41">
                              <w:rPr>
                                <w:b/>
                                <w:bCs/>
                                <w:color w:val="ED3237"/>
                                <w:sz w:val="26"/>
                                <w:szCs w:val="26"/>
                              </w:rPr>
                              <w:t>DATOS PRIMARIOS NECESARIOS PARA A.E.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24AA2E" id="_x0000_s1051" type="#_x0000_t202" style="position:absolute;left:0;text-align:left;margin-left:0;margin-top:5.2pt;width:164.3pt;height:110.6pt;z-index:2516582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" filled="f" stroked="f">
                <v:textbox style="mso-fit-shape-to-text:t">
                  <w:txbxContent>
                    <w:p w14:paraId="7D24117B" w14:textId="7547C48D" w:rsidR="00B75C26" w:rsidRPr="00C47F41" w:rsidRDefault="00B75C26" w:rsidP="00B75C26">
                      <w:pPr>
                        <w:spacing w:after="0"/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</w:pPr>
                      <w:r w:rsidRPr="00C47F41">
                        <w:rPr>
                          <w:b/>
                          <w:bCs/>
                          <w:color w:val="ED3237"/>
                          <w:sz w:val="26"/>
                          <w:szCs w:val="26"/>
                        </w:rPr>
                        <w:t>DATOS PRIMARIOS NECESARIOS PARA A.E.</w:t>
                      </w:r>
                    </w:p>
                  </w:txbxContent>
                </v:textbox>
              </v:shape>
            </w:pict>
          </mc:Fallback>
        </mc:AlternateContent>
      </w:r>
    </w:p>
    <w:p w14:paraId="1BDFC0D3" w14:textId="70C06BD6" w:rsidR="00C95B88" w:rsidRPr="005F5874" w:rsidRDefault="00C95B88" w:rsidP="00FF329F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Recibo de UTE de todas las entradas.</w:t>
      </w:r>
    </w:p>
    <w:p w14:paraId="71F5221F" w14:textId="796498A6" w:rsidR="00C95B88" w:rsidRPr="005F5874" w:rsidRDefault="00C95B88" w:rsidP="00FF329F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Planos unifilares de la instalación eléctrica (si es que está disponible).</w:t>
      </w:r>
    </w:p>
    <w:p w14:paraId="642B020C" w14:textId="06C9C8F2" w:rsidR="00C95B88" w:rsidRPr="005F5874" w:rsidRDefault="002B2BE2" w:rsidP="00FF329F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noProof/>
          <w:color w:val="757575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58269" behindDoc="0" locked="0" layoutInCell="1" allowOverlap="1" wp14:anchorId="4627D7F7" wp14:editId="2F04C2AC">
                <wp:simplePos x="0" y="0"/>
                <wp:positionH relativeFrom="column">
                  <wp:posOffset>0</wp:posOffset>
                </wp:positionH>
                <wp:positionV relativeFrom="paragraph">
                  <wp:posOffset>31024</wp:posOffset>
                </wp:positionV>
                <wp:extent cx="2086610" cy="1404620"/>
                <wp:effectExtent l="0" t="0" r="0" b="0"/>
                <wp:wrapNone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4DF3B" w14:textId="58D4A69A" w:rsidR="00B75C26" w:rsidRPr="005F5874" w:rsidRDefault="00B75C26" w:rsidP="00B75C26">
                            <w:pPr>
                              <w:spacing w:after="0"/>
                              <w:rPr>
                                <w:color w:val="757575"/>
                                <w:sz w:val="21"/>
                                <w:szCs w:val="21"/>
                              </w:rPr>
                            </w:pPr>
                            <w:r w:rsidRPr="005F5874">
                              <w:rPr>
                                <w:color w:val="757575"/>
                                <w:sz w:val="21"/>
                                <w:szCs w:val="21"/>
                              </w:rPr>
                              <w:t>(Auditoría Energética)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27D7F7" id="_x0000_s1052" type="#_x0000_t202" style="position:absolute;left:0;text-align:left;margin-left:0;margin-top:2.45pt;width:164.3pt;height:110.6pt;z-index:251658269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" filled="f" stroked="f">
                <v:textbox style="mso-fit-shape-to-text:t">
                  <w:txbxContent>
                    <w:p w14:paraId="2804DF3B" w14:textId="58D4A69A" w:rsidR="00B75C26" w:rsidRPr="005F5874" w:rsidRDefault="00B75C26" w:rsidP="00B75C26">
                      <w:pPr>
                        <w:spacing w:after="0"/>
                        <w:rPr>
                          <w:color w:val="757575"/>
                          <w:sz w:val="21"/>
                          <w:szCs w:val="21"/>
                        </w:rPr>
                      </w:pPr>
                      <w:r w:rsidRPr="005F5874">
                        <w:rPr>
                          <w:color w:val="757575"/>
                          <w:sz w:val="21"/>
                          <w:szCs w:val="21"/>
                        </w:rPr>
                        <w:t>(Auditoría Energética)</w:t>
                      </w:r>
                    </w:p>
                  </w:txbxContent>
                </v:textbox>
              </v:shape>
            </w:pict>
          </mc:Fallback>
        </mc:AlternateContent>
      </w:r>
      <w:r w:rsidR="00C95B88" w:rsidRPr="005F5874">
        <w:rPr>
          <w:rFonts w:cstheme="minorHAnsi"/>
          <w:color w:val="757575"/>
          <w:sz w:val="21"/>
          <w:szCs w:val="21"/>
        </w:rPr>
        <w:t>Planos de planta con ubicación de principales maquinarias y tableros.</w:t>
      </w:r>
    </w:p>
    <w:p w14:paraId="60FA757A" w14:textId="2AFB53C7" w:rsidR="00C95B88" w:rsidRPr="005F5874" w:rsidRDefault="00C95B88" w:rsidP="00FF329F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Listado de motores y maquinaria instalada (con la potencia nominal de cada una, si está disponible).</w:t>
      </w:r>
    </w:p>
    <w:p w14:paraId="0379B17A" w14:textId="436975CC" w:rsidR="00C95B88" w:rsidRPr="005F5874" w:rsidRDefault="00C95B88" w:rsidP="00FF329F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Características de compresores y circuito de aire comprimido.</w:t>
      </w:r>
    </w:p>
    <w:p w14:paraId="6E9A34DD" w14:textId="5BC913CD" w:rsidR="00C95B88" w:rsidRPr="00617ACF" w:rsidRDefault="00572FD8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E4639C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296EA5B4" wp14:editId="3969F3C1">
                <wp:simplePos x="0" y="0"/>
                <wp:positionH relativeFrom="column">
                  <wp:posOffset>2610485</wp:posOffset>
                </wp:positionH>
                <wp:positionV relativeFrom="paragraph">
                  <wp:posOffset>138313</wp:posOffset>
                </wp:positionV>
                <wp:extent cx="1497600" cy="244800"/>
                <wp:effectExtent l="0" t="0" r="7620" b="31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600" cy="244800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CF53D" id="Rectángulo 19" o:spid="_x0000_s1026" style="position:absolute;margin-left:205.55pt;margin-top:10.9pt;width:117.9pt;height:19.3pt;z-index:-2516582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" fillcolor="#757575" stroked="f" strokeweight="1pt"/>
            </w:pict>
          </mc:Fallback>
        </mc:AlternateContent>
      </w:r>
    </w:p>
    <w:p w14:paraId="2CEAEE2F" w14:textId="2CBA6E9D" w:rsidR="00C95B88" w:rsidRPr="009124E9" w:rsidRDefault="00C95B88" w:rsidP="00FF329F">
      <w:pPr>
        <w:spacing w:after="0"/>
        <w:ind w:left="4248"/>
        <w:jc w:val="both"/>
        <w:rPr>
          <w:rFonts w:cstheme="minorHAnsi"/>
          <w:b/>
          <w:bCs/>
          <w:color w:val="FFFFFF" w:themeColor="background1"/>
          <w:sz w:val="21"/>
          <w:szCs w:val="21"/>
        </w:rPr>
      </w:pPr>
      <w:r w:rsidRPr="009124E9">
        <w:rPr>
          <w:rFonts w:cstheme="minorHAnsi"/>
          <w:b/>
          <w:bCs/>
          <w:color w:val="FFFFFF" w:themeColor="background1"/>
          <w:sz w:val="21"/>
          <w:szCs w:val="21"/>
        </w:rPr>
        <w:t>Combustibles</w:t>
      </w:r>
    </w:p>
    <w:p w14:paraId="4BC04A21" w14:textId="63EA2120" w:rsidR="00C95B88" w:rsidRPr="00617ACF" w:rsidRDefault="00C95B88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2AE8B1A6" w14:textId="092353F9" w:rsidR="00C95B88" w:rsidRPr="005F5874" w:rsidRDefault="00C95B88" w:rsidP="00FF329F">
      <w:pPr>
        <w:pStyle w:val="Prrafodelista"/>
        <w:numPr>
          <w:ilvl w:val="0"/>
          <w:numId w:val="18"/>
        </w:numPr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Facturas de las compras de combustible del último año, o una factura y dato de consumo de cada mes del último año.</w:t>
      </w:r>
    </w:p>
    <w:p w14:paraId="3BF40918" w14:textId="280E34AB" w:rsidR="00C95B88" w:rsidRPr="005F5874" w:rsidRDefault="00C95B88" w:rsidP="00FF329F">
      <w:pPr>
        <w:pStyle w:val="Prrafodelista"/>
        <w:numPr>
          <w:ilvl w:val="0"/>
          <w:numId w:val="18"/>
        </w:numPr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Análisis químico de caldera y de los últimos 12 meses.</w:t>
      </w:r>
    </w:p>
    <w:p w14:paraId="1C0DA4C1" w14:textId="6812B25F" w:rsidR="00C95B88" w:rsidRPr="005F5874" w:rsidRDefault="00C95B88" w:rsidP="00FF329F">
      <w:pPr>
        <w:pStyle w:val="Prrafodelista"/>
        <w:numPr>
          <w:ilvl w:val="0"/>
          <w:numId w:val="18"/>
        </w:numPr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Facturas de compra de productos para tratamiento de caldera del último año.</w:t>
      </w:r>
    </w:p>
    <w:p w14:paraId="52763B15" w14:textId="4529772C" w:rsidR="00C95B88" w:rsidRPr="005F5874" w:rsidRDefault="00C95B88" w:rsidP="00FF329F">
      <w:pPr>
        <w:pStyle w:val="Prrafodelista"/>
        <w:numPr>
          <w:ilvl w:val="0"/>
          <w:numId w:val="18"/>
        </w:numPr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Planos del circuito de vapor y condensado (si es que está disponible).</w:t>
      </w:r>
    </w:p>
    <w:p w14:paraId="1CC56C99" w14:textId="790F2808" w:rsidR="00C95B88" w:rsidRPr="005F5874" w:rsidRDefault="00C95B88" w:rsidP="00FF329F">
      <w:pPr>
        <w:pStyle w:val="Prrafodelista"/>
        <w:numPr>
          <w:ilvl w:val="0"/>
          <w:numId w:val="18"/>
        </w:numPr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Para transporte, análisis de aceite y combustible. (Otros ensayos).</w:t>
      </w:r>
    </w:p>
    <w:p w14:paraId="5CE3E67F" w14:textId="260241B5" w:rsidR="00C95B88" w:rsidRPr="005F5874" w:rsidRDefault="00C95B88" w:rsidP="00FF329F">
      <w:pPr>
        <w:spacing w:after="0"/>
        <w:ind w:left="3540"/>
        <w:jc w:val="both"/>
        <w:rPr>
          <w:rFonts w:cstheme="minorHAnsi"/>
          <w:color w:val="757575"/>
          <w:sz w:val="21"/>
          <w:szCs w:val="21"/>
        </w:rPr>
      </w:pPr>
    </w:p>
    <w:p w14:paraId="2E0E89D4" w14:textId="1ED31AB2" w:rsidR="00C95B88" w:rsidRPr="005F5874" w:rsidRDefault="00C95B88" w:rsidP="00C768FC">
      <w:pPr>
        <w:pStyle w:val="Prrafodelista"/>
        <w:spacing w:after="0"/>
        <w:ind w:left="426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 xml:space="preserve">Se necesita esta información para todos los combustibles que se utilizan (fuel </w:t>
      </w:r>
      <w:proofErr w:type="spellStart"/>
      <w:r w:rsidRPr="005F5874">
        <w:rPr>
          <w:rFonts w:cstheme="minorHAnsi"/>
          <w:color w:val="757575"/>
          <w:sz w:val="21"/>
          <w:szCs w:val="21"/>
        </w:rPr>
        <w:t>oil</w:t>
      </w:r>
      <w:proofErr w:type="spellEnd"/>
      <w:r w:rsidRPr="005F5874">
        <w:rPr>
          <w:rFonts w:cstheme="minorHAnsi"/>
          <w:color w:val="757575"/>
          <w:sz w:val="21"/>
          <w:szCs w:val="21"/>
        </w:rPr>
        <w:t xml:space="preserve">, gas </w:t>
      </w:r>
      <w:proofErr w:type="spellStart"/>
      <w:r w:rsidRPr="005F5874">
        <w:rPr>
          <w:rFonts w:cstheme="minorHAnsi"/>
          <w:color w:val="757575"/>
          <w:sz w:val="21"/>
          <w:szCs w:val="21"/>
        </w:rPr>
        <w:t>oil</w:t>
      </w:r>
      <w:proofErr w:type="spellEnd"/>
      <w:r w:rsidRPr="005F5874">
        <w:rPr>
          <w:rFonts w:cstheme="minorHAnsi"/>
          <w:color w:val="757575"/>
          <w:sz w:val="21"/>
          <w:szCs w:val="21"/>
        </w:rPr>
        <w:t>, gas natural, leña, GLP, etc.).</w:t>
      </w:r>
    </w:p>
    <w:p w14:paraId="7ECA4EDF" w14:textId="4C0977BD" w:rsidR="00C95B88" w:rsidRPr="00617ACF" w:rsidRDefault="00572FD8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  <w:r w:rsidRPr="00E4639C">
        <w:rPr>
          <w:rFonts w:cstheme="minorHAnsi"/>
          <w:noProof/>
          <w:color w:val="595959" w:themeColor="text1" w:themeTint="A6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27A5F054" wp14:editId="30B901CA">
                <wp:simplePos x="0" y="0"/>
                <wp:positionH relativeFrom="column">
                  <wp:posOffset>2610485</wp:posOffset>
                </wp:positionH>
                <wp:positionV relativeFrom="paragraph">
                  <wp:posOffset>148040</wp:posOffset>
                </wp:positionV>
                <wp:extent cx="1497600" cy="244800"/>
                <wp:effectExtent l="0" t="0" r="7620" b="31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600" cy="244800"/>
                        </a:xfrm>
                        <a:prstGeom prst="rect">
                          <a:avLst/>
                        </a:prstGeom>
                        <a:solidFill>
                          <a:srgbClr val="7575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0FD91A" id="Rectángulo 20" o:spid="_x0000_s1026" style="position:absolute;margin-left:205.55pt;margin-top:11.65pt;width:117.9pt;height:19.3pt;z-index:-2516582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" fillcolor="#757575" stroked="f" strokeweight="1pt"/>
            </w:pict>
          </mc:Fallback>
        </mc:AlternateContent>
      </w:r>
    </w:p>
    <w:p w14:paraId="3240BE71" w14:textId="64C5C5E0" w:rsidR="00C95B88" w:rsidRPr="009124E9" w:rsidRDefault="00C95B88" w:rsidP="00FF329F">
      <w:pPr>
        <w:spacing w:after="0"/>
        <w:ind w:left="4248"/>
        <w:jc w:val="both"/>
        <w:rPr>
          <w:rFonts w:cstheme="minorHAnsi"/>
          <w:b/>
          <w:bCs/>
          <w:color w:val="FFFFFF" w:themeColor="background1"/>
          <w:sz w:val="21"/>
          <w:szCs w:val="21"/>
        </w:rPr>
      </w:pPr>
      <w:r w:rsidRPr="009124E9">
        <w:rPr>
          <w:rFonts w:cstheme="minorHAnsi"/>
          <w:b/>
          <w:bCs/>
          <w:color w:val="FFFFFF" w:themeColor="background1"/>
          <w:sz w:val="21"/>
          <w:szCs w:val="21"/>
        </w:rPr>
        <w:t>Agua</w:t>
      </w:r>
    </w:p>
    <w:p w14:paraId="78D6D196" w14:textId="77777777" w:rsidR="00C95B88" w:rsidRPr="00617ACF" w:rsidRDefault="00C95B88" w:rsidP="00FF329F">
      <w:pPr>
        <w:spacing w:after="0"/>
        <w:ind w:left="4248"/>
        <w:jc w:val="both"/>
        <w:rPr>
          <w:rFonts w:cstheme="minorHAnsi"/>
          <w:color w:val="595959" w:themeColor="text1" w:themeTint="A6"/>
          <w:sz w:val="21"/>
          <w:szCs w:val="21"/>
        </w:rPr>
      </w:pPr>
    </w:p>
    <w:p w14:paraId="64334DD8" w14:textId="77777777" w:rsidR="00C95B88" w:rsidRPr="005F5874" w:rsidRDefault="00C95B88" w:rsidP="00FF329F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Últimos 4 recibos de OSE de todas las entradas. Incluido el de servicio de incendio (si es que existe).</w:t>
      </w:r>
    </w:p>
    <w:p w14:paraId="1F3E361B" w14:textId="77777777" w:rsidR="00C95B88" w:rsidRPr="005F5874" w:rsidRDefault="00C95B88" w:rsidP="00FF329F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Planos del circuito de agua (si es que está disponible).</w:t>
      </w:r>
    </w:p>
    <w:p w14:paraId="30AE6D18" w14:textId="77777777" w:rsidR="00C95B88" w:rsidRPr="005F5874" w:rsidRDefault="00C95B88" w:rsidP="00FF329F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Facturas de compra de productos para tratamiento de agua (si corresponde).</w:t>
      </w:r>
    </w:p>
    <w:p w14:paraId="2E9C0FE8" w14:textId="77777777" w:rsidR="00C95B88" w:rsidRPr="005F5874" w:rsidRDefault="00C95B88" w:rsidP="00FF329F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  <w:color w:val="757575"/>
          <w:sz w:val="21"/>
          <w:szCs w:val="21"/>
        </w:rPr>
      </w:pPr>
      <w:r w:rsidRPr="005F5874">
        <w:rPr>
          <w:rFonts w:cstheme="minorHAnsi"/>
          <w:color w:val="757575"/>
          <w:sz w:val="21"/>
          <w:szCs w:val="21"/>
        </w:rPr>
        <w:t>Análisis químico de efluentes industriales de los últimos 12 meses.</w:t>
      </w:r>
    </w:p>
    <w:p w14:paraId="5E807129" w14:textId="77777777" w:rsidR="00C95B88" w:rsidRPr="00C95B88" w:rsidRDefault="00C95B88" w:rsidP="00C95B88">
      <w:pPr>
        <w:spacing w:after="0"/>
        <w:jc w:val="both"/>
        <w:rPr>
          <w:rFonts w:cstheme="minorHAnsi"/>
          <w:color w:val="595959" w:themeColor="text1" w:themeTint="A6"/>
          <w:sz w:val="21"/>
          <w:szCs w:val="21"/>
        </w:rPr>
      </w:pPr>
    </w:p>
    <w:sectPr w:rsidR="00C95B88" w:rsidRPr="00C95B88" w:rsidSect="00DC103D">
      <w:headerReference w:type="default" r:id="rId17"/>
      <w:footerReference w:type="default" r:id="rId18"/>
      <w:pgSz w:w="11906" w:h="16838"/>
      <w:pgMar w:top="2268" w:right="720" w:bottom="2268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66956" w14:textId="77777777" w:rsidR="00FD4097" w:rsidRDefault="00FD4097" w:rsidP="00DC103D">
      <w:pPr>
        <w:spacing w:after="0" w:line="240" w:lineRule="auto"/>
      </w:pPr>
      <w:r>
        <w:separator/>
      </w:r>
    </w:p>
  </w:endnote>
  <w:endnote w:type="continuationSeparator" w:id="0">
    <w:p w14:paraId="155ABC3D" w14:textId="77777777" w:rsidR="00FD4097" w:rsidRDefault="00FD4097" w:rsidP="00DC1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7A7A9E3" w14:paraId="37F5FCD2" w14:textId="77777777" w:rsidTr="47A7A9E3">
      <w:trPr>
        <w:trHeight w:val="300"/>
      </w:trPr>
      <w:tc>
        <w:tcPr>
          <w:tcW w:w="3485" w:type="dxa"/>
        </w:tcPr>
        <w:p w14:paraId="3CC0948A" w14:textId="6E888DCB" w:rsidR="47A7A9E3" w:rsidRDefault="47A7A9E3" w:rsidP="47A7A9E3">
          <w:pPr>
            <w:pStyle w:val="Encabezado"/>
            <w:ind w:left="-115"/>
          </w:pPr>
        </w:p>
      </w:tc>
      <w:tc>
        <w:tcPr>
          <w:tcW w:w="3485" w:type="dxa"/>
        </w:tcPr>
        <w:p w14:paraId="3365FD22" w14:textId="7EEDC601" w:rsidR="47A7A9E3" w:rsidRDefault="47A7A9E3" w:rsidP="47A7A9E3">
          <w:pPr>
            <w:pStyle w:val="Encabezado"/>
            <w:jc w:val="center"/>
          </w:pPr>
        </w:p>
      </w:tc>
      <w:tc>
        <w:tcPr>
          <w:tcW w:w="3485" w:type="dxa"/>
        </w:tcPr>
        <w:p w14:paraId="4520982B" w14:textId="7C751D2E" w:rsidR="47A7A9E3" w:rsidRDefault="47A7A9E3" w:rsidP="47A7A9E3">
          <w:pPr>
            <w:pStyle w:val="Encabezado"/>
            <w:ind w:right="-115"/>
            <w:jc w:val="right"/>
          </w:pPr>
        </w:p>
      </w:tc>
    </w:tr>
  </w:tbl>
  <w:p w14:paraId="65C273C0" w14:textId="3808B037" w:rsidR="00017ACA" w:rsidRDefault="00017A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ABEBF" w14:textId="3D2F9D00" w:rsidR="006F576B" w:rsidRDefault="006F576B">
    <w:pPr>
      <w:pStyle w:val="Piedepgina"/>
    </w:pPr>
    <w:r w:rsidRPr="00DC103D">
      <w:rPr>
        <w:noProof/>
      </w:rPr>
      <w:drawing>
        <wp:anchor distT="0" distB="0" distL="114300" distR="114300" simplePos="0" relativeHeight="251673600" behindDoc="0" locked="0" layoutInCell="1" allowOverlap="1" wp14:anchorId="66A6CF48" wp14:editId="3F76C595">
          <wp:simplePos x="0" y="0"/>
          <wp:positionH relativeFrom="margin">
            <wp:posOffset>5885535</wp:posOffset>
          </wp:positionH>
          <wp:positionV relativeFrom="page">
            <wp:posOffset>9277684</wp:posOffset>
          </wp:positionV>
          <wp:extent cx="648000" cy="648000"/>
          <wp:effectExtent l="0" t="0" r="0" b="0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1E63E" w14:textId="77777777" w:rsidR="006F576B" w:rsidRDefault="006F576B">
    <w:pPr>
      <w:pStyle w:val="Piedepgina"/>
    </w:pPr>
    <w:r w:rsidRPr="00DC103D">
      <w:rPr>
        <w:noProof/>
      </w:rPr>
      <w:drawing>
        <wp:anchor distT="0" distB="0" distL="114300" distR="114300" simplePos="0" relativeHeight="251667456" behindDoc="0" locked="0" layoutInCell="1" allowOverlap="1" wp14:anchorId="6F6A7BF6" wp14:editId="31269E21">
          <wp:simplePos x="0" y="0"/>
          <wp:positionH relativeFrom="column">
            <wp:posOffset>6006249</wp:posOffset>
          </wp:positionH>
          <wp:positionV relativeFrom="page">
            <wp:posOffset>9681210</wp:posOffset>
          </wp:positionV>
          <wp:extent cx="648000" cy="648000"/>
          <wp:effectExtent l="0" t="0" r="0" b="0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33864" w14:textId="77777777" w:rsidR="00FD4097" w:rsidRDefault="00FD4097" w:rsidP="00DC103D">
      <w:pPr>
        <w:spacing w:after="0" w:line="240" w:lineRule="auto"/>
      </w:pPr>
      <w:r>
        <w:separator/>
      </w:r>
    </w:p>
  </w:footnote>
  <w:footnote w:type="continuationSeparator" w:id="0">
    <w:p w14:paraId="39052D06" w14:textId="77777777" w:rsidR="00FD4097" w:rsidRDefault="00FD4097" w:rsidP="00DC1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7A7A9E3" w14:paraId="2B50B960" w14:textId="77777777" w:rsidTr="47A7A9E3">
      <w:trPr>
        <w:trHeight w:val="300"/>
      </w:trPr>
      <w:tc>
        <w:tcPr>
          <w:tcW w:w="3485" w:type="dxa"/>
        </w:tcPr>
        <w:p w14:paraId="6EAF2C64" w14:textId="69983F58" w:rsidR="47A7A9E3" w:rsidRDefault="47A7A9E3" w:rsidP="47A7A9E3">
          <w:pPr>
            <w:pStyle w:val="Encabezado"/>
            <w:ind w:left="-115"/>
          </w:pPr>
        </w:p>
      </w:tc>
      <w:tc>
        <w:tcPr>
          <w:tcW w:w="3485" w:type="dxa"/>
        </w:tcPr>
        <w:p w14:paraId="1DAC7278" w14:textId="63C6E86C" w:rsidR="47A7A9E3" w:rsidRDefault="47A7A9E3" w:rsidP="47A7A9E3">
          <w:pPr>
            <w:pStyle w:val="Encabezado"/>
            <w:jc w:val="center"/>
          </w:pPr>
        </w:p>
      </w:tc>
      <w:tc>
        <w:tcPr>
          <w:tcW w:w="3485" w:type="dxa"/>
        </w:tcPr>
        <w:p w14:paraId="29A64A20" w14:textId="046838F0" w:rsidR="47A7A9E3" w:rsidRDefault="47A7A9E3" w:rsidP="47A7A9E3">
          <w:pPr>
            <w:pStyle w:val="Encabezado"/>
            <w:ind w:right="-115"/>
            <w:jc w:val="right"/>
          </w:pPr>
        </w:p>
      </w:tc>
    </w:tr>
  </w:tbl>
  <w:p w14:paraId="23C6C7D3" w14:textId="10FE86FC" w:rsidR="00017ACA" w:rsidRDefault="00017A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198" w14:textId="39D40760" w:rsidR="0092788B" w:rsidRDefault="0036166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6D43" wp14:editId="0C6C2365">
              <wp:simplePos x="0" y="0"/>
              <wp:positionH relativeFrom="column">
                <wp:posOffset>19455</wp:posOffset>
              </wp:positionH>
              <wp:positionV relativeFrom="paragraph">
                <wp:posOffset>454457</wp:posOffset>
              </wp:positionV>
              <wp:extent cx="6643735" cy="46800"/>
              <wp:effectExtent l="0" t="0" r="5080" b="0"/>
              <wp:wrapNone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3735" cy="46800"/>
                      </a:xfrm>
                      <a:prstGeom prst="rect">
                        <a:avLst/>
                      </a:prstGeom>
                      <a:solidFill>
                        <a:srgbClr val="ED323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00A216" id="Rectángulo 21" o:spid="_x0000_s1026" style="position:absolute;margin-left:1.55pt;margin-top:35.8pt;width:523.15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" fillcolor="#ed3237" stroked="f" strokeweight="1pt"/>
          </w:pict>
        </mc:Fallback>
      </mc:AlternateContent>
    </w:r>
    <w:r w:rsidR="0062291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657E7A" wp14:editId="37BB3132">
              <wp:simplePos x="0" y="0"/>
              <wp:positionH relativeFrom="column">
                <wp:posOffset>6484620</wp:posOffset>
              </wp:positionH>
              <wp:positionV relativeFrom="paragraph">
                <wp:posOffset>284480</wp:posOffset>
              </wp:positionV>
              <wp:extent cx="180000" cy="180000"/>
              <wp:effectExtent l="0" t="0" r="0" b="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180000"/>
                      </a:xfrm>
                      <a:prstGeom prst="rect">
                        <a:avLst/>
                      </a:prstGeom>
                      <a:solidFill>
                        <a:srgbClr val="ED323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2E78E5" id="Rectángulo 22" o:spid="_x0000_s1026" style="position:absolute;margin-left:510.6pt;margin-top:22.4pt;width:14.15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" fillcolor="#ed3237" stroked="f" strokeweight="1pt"/>
          </w:pict>
        </mc:Fallback>
      </mc:AlternateContent>
    </w:r>
    <w:r w:rsidR="0092788B"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3319C0C" wp14:editId="39C63607">
              <wp:simplePos x="0" y="0"/>
              <wp:positionH relativeFrom="column">
                <wp:posOffset>-80010</wp:posOffset>
              </wp:positionH>
              <wp:positionV relativeFrom="page">
                <wp:posOffset>387350</wp:posOffset>
              </wp:positionV>
              <wp:extent cx="3517900" cy="53530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0" cy="5353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2F81FD" w14:textId="432030DF" w:rsidR="0092788B" w:rsidRPr="00F37C76" w:rsidRDefault="0092788B" w:rsidP="0092788B">
                          <w:pPr>
                            <w:spacing w:after="0"/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</w:pPr>
                          <w:r w:rsidRPr="00F37C76"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  <w:t>LA METODOLOGÍA DE TRABAJO PUEDE</w:t>
                          </w:r>
                        </w:p>
                        <w:p w14:paraId="44FFB680" w14:textId="052D82AF" w:rsidR="0092788B" w:rsidRPr="00F37C76" w:rsidRDefault="0092788B" w:rsidP="0092788B">
                          <w:pPr>
                            <w:spacing w:after="0"/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</w:pPr>
                          <w:r w:rsidRPr="00F37C76"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  <w:t>RESUMIRSE DE LA SIGUIENTE FORMA: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319C0C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margin-left:-6.3pt;margin-top:30.5pt;width:277pt;height:42.1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" filled="f" stroked="f">
              <v:textbox style="mso-fit-shape-to-text:t">
                <w:txbxContent>
                  <w:p w14:paraId="472F81FD" w14:textId="432030DF" w:rsidR="0092788B" w:rsidRPr="00F37C76" w:rsidRDefault="0092788B" w:rsidP="0092788B">
                    <w:pPr>
                      <w:spacing w:after="0"/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</w:pPr>
                    <w:r w:rsidRPr="00F37C76"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  <w:t>LA METODOLOGÍA DE TRABAJO PUEDE</w:t>
                    </w:r>
                  </w:p>
                  <w:p w14:paraId="44FFB680" w14:textId="052D82AF" w:rsidR="0092788B" w:rsidRPr="00F37C76" w:rsidRDefault="0092788B" w:rsidP="0092788B">
                    <w:pPr>
                      <w:spacing w:after="0"/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</w:pPr>
                    <w:r w:rsidRPr="00F37C76"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  <w:t>RESUMIRSE DE LA SIGUIENTE FORMA: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5526" w14:textId="0357EDB0" w:rsidR="00AE6ACB" w:rsidRDefault="00851BD6">
    <w:pPr>
      <w:pStyle w:val="Encabezado"/>
    </w:pPr>
    <w:r w:rsidRPr="00F6134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C7D740" wp14:editId="5749A37A">
              <wp:simplePos x="0" y="0"/>
              <wp:positionH relativeFrom="column">
                <wp:posOffset>19455</wp:posOffset>
              </wp:positionH>
              <wp:positionV relativeFrom="paragraph">
                <wp:posOffset>454457</wp:posOffset>
              </wp:positionV>
              <wp:extent cx="6643735" cy="46800"/>
              <wp:effectExtent l="0" t="0" r="5080" b="0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3735" cy="46800"/>
                      </a:xfrm>
                      <a:prstGeom prst="rect">
                        <a:avLst/>
                      </a:prstGeom>
                      <a:solidFill>
                        <a:srgbClr val="ED323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C64668" id="Rectángulo 23" o:spid="_x0000_s1026" style="position:absolute;margin-left:1.55pt;margin-top:35.8pt;width:523.15pt;height: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" fillcolor="#ed3237" stroked="f" strokeweight="1pt"/>
          </w:pict>
        </mc:Fallback>
      </mc:AlternateContent>
    </w:r>
    <w:r w:rsidR="00170BDB" w:rsidRPr="00F6134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4573E34" wp14:editId="6139D219">
              <wp:simplePos x="0" y="0"/>
              <wp:positionH relativeFrom="column">
                <wp:posOffset>6485255</wp:posOffset>
              </wp:positionH>
              <wp:positionV relativeFrom="paragraph">
                <wp:posOffset>283210</wp:posOffset>
              </wp:positionV>
              <wp:extent cx="179705" cy="179705"/>
              <wp:effectExtent l="0" t="0" r="0" b="0"/>
              <wp:wrapNone/>
              <wp:docPr id="24" name="Rectángul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705" cy="179705"/>
                      </a:xfrm>
                      <a:prstGeom prst="rect">
                        <a:avLst/>
                      </a:prstGeom>
                      <a:solidFill>
                        <a:srgbClr val="ED323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EAB2CE" id="Rectángulo 24" o:spid="_x0000_s1026" style="position:absolute;margin-left:510.65pt;margin-top:22.3pt;width:14.15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" fillcolor="#ed3237" stroked="f" strokeweight="1pt"/>
          </w:pict>
        </mc:Fallback>
      </mc:AlternateContent>
    </w:r>
    <w:r w:rsidR="00F966C6"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1BA88F64" wp14:editId="33B0452D">
              <wp:simplePos x="0" y="0"/>
              <wp:positionH relativeFrom="column">
                <wp:posOffset>-57564</wp:posOffset>
              </wp:positionH>
              <wp:positionV relativeFrom="page">
                <wp:posOffset>605790</wp:posOffset>
              </wp:positionV>
              <wp:extent cx="1023730" cy="535305"/>
              <wp:effectExtent l="0" t="0" r="0" b="5715"/>
              <wp:wrapNone/>
              <wp:docPr id="23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730" cy="5353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2F563C" w14:textId="4EC0910E" w:rsidR="00F966C6" w:rsidRPr="00F37C76" w:rsidRDefault="00F966C6" w:rsidP="00F966C6">
                          <w:pPr>
                            <w:spacing w:after="0"/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</w:pPr>
                          <w:r w:rsidRPr="00F37C76">
                            <w:rPr>
                              <w:b/>
                              <w:bCs/>
                              <w:color w:val="757575"/>
                              <w:sz w:val="24"/>
                              <w:szCs w:val="24"/>
                            </w:rPr>
                            <w:t>ANEXOS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A88F64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margin-left:-4.55pt;margin-top:47.7pt;width:80.6pt;height:42.15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" filled="f" stroked="f">
              <v:textbox style="mso-fit-shape-to-text:t">
                <w:txbxContent>
                  <w:p w14:paraId="482F563C" w14:textId="4EC0910E" w:rsidR="00F966C6" w:rsidRPr="00F37C76" w:rsidRDefault="00F966C6" w:rsidP="00F966C6">
                    <w:pPr>
                      <w:spacing w:after="0"/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</w:pPr>
                    <w:r w:rsidRPr="00F37C76">
                      <w:rPr>
                        <w:b/>
                        <w:bCs/>
                        <w:color w:val="757575"/>
                        <w:sz w:val="24"/>
                        <w:szCs w:val="24"/>
                      </w:rPr>
                      <w:t>ANEXOS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0F"/>
    <w:multiLevelType w:val="hybridMultilevel"/>
    <w:tmpl w:val="D7DE1D74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" w15:restartNumberingAfterBreak="0">
    <w:nsid w:val="02965D49"/>
    <w:multiLevelType w:val="hybridMultilevel"/>
    <w:tmpl w:val="1CFC4894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0447466E"/>
    <w:multiLevelType w:val="hybridMultilevel"/>
    <w:tmpl w:val="70BAEEDC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3" w15:restartNumberingAfterBreak="0">
    <w:nsid w:val="127B20ED"/>
    <w:multiLevelType w:val="hybridMultilevel"/>
    <w:tmpl w:val="B77EEA52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4" w15:restartNumberingAfterBreak="0">
    <w:nsid w:val="17D33CC7"/>
    <w:multiLevelType w:val="hybridMultilevel"/>
    <w:tmpl w:val="A1E8BA7A"/>
    <w:lvl w:ilvl="0" w:tplc="380A000F">
      <w:start w:val="1"/>
      <w:numFmt w:val="decimal"/>
      <w:lvlText w:val="%1."/>
      <w:lvlJc w:val="left"/>
      <w:pPr>
        <w:ind w:left="4620" w:hanging="360"/>
      </w:pPr>
    </w:lvl>
    <w:lvl w:ilvl="1" w:tplc="380A0019" w:tentative="1">
      <w:start w:val="1"/>
      <w:numFmt w:val="lowerLetter"/>
      <w:lvlText w:val="%2."/>
      <w:lvlJc w:val="left"/>
      <w:pPr>
        <w:ind w:left="5340" w:hanging="360"/>
      </w:pPr>
    </w:lvl>
    <w:lvl w:ilvl="2" w:tplc="380A001B" w:tentative="1">
      <w:start w:val="1"/>
      <w:numFmt w:val="lowerRoman"/>
      <w:lvlText w:val="%3."/>
      <w:lvlJc w:val="right"/>
      <w:pPr>
        <w:ind w:left="6060" w:hanging="180"/>
      </w:pPr>
    </w:lvl>
    <w:lvl w:ilvl="3" w:tplc="380A000F" w:tentative="1">
      <w:start w:val="1"/>
      <w:numFmt w:val="decimal"/>
      <w:lvlText w:val="%4."/>
      <w:lvlJc w:val="left"/>
      <w:pPr>
        <w:ind w:left="6780" w:hanging="360"/>
      </w:pPr>
    </w:lvl>
    <w:lvl w:ilvl="4" w:tplc="380A0019" w:tentative="1">
      <w:start w:val="1"/>
      <w:numFmt w:val="lowerLetter"/>
      <w:lvlText w:val="%5."/>
      <w:lvlJc w:val="left"/>
      <w:pPr>
        <w:ind w:left="7500" w:hanging="360"/>
      </w:pPr>
    </w:lvl>
    <w:lvl w:ilvl="5" w:tplc="380A001B" w:tentative="1">
      <w:start w:val="1"/>
      <w:numFmt w:val="lowerRoman"/>
      <w:lvlText w:val="%6."/>
      <w:lvlJc w:val="right"/>
      <w:pPr>
        <w:ind w:left="8220" w:hanging="180"/>
      </w:pPr>
    </w:lvl>
    <w:lvl w:ilvl="6" w:tplc="380A000F" w:tentative="1">
      <w:start w:val="1"/>
      <w:numFmt w:val="decimal"/>
      <w:lvlText w:val="%7."/>
      <w:lvlJc w:val="left"/>
      <w:pPr>
        <w:ind w:left="8940" w:hanging="360"/>
      </w:pPr>
    </w:lvl>
    <w:lvl w:ilvl="7" w:tplc="380A0019" w:tentative="1">
      <w:start w:val="1"/>
      <w:numFmt w:val="lowerLetter"/>
      <w:lvlText w:val="%8."/>
      <w:lvlJc w:val="left"/>
      <w:pPr>
        <w:ind w:left="9660" w:hanging="360"/>
      </w:pPr>
    </w:lvl>
    <w:lvl w:ilvl="8" w:tplc="380A001B" w:tentative="1">
      <w:start w:val="1"/>
      <w:numFmt w:val="lowerRoman"/>
      <w:lvlText w:val="%9."/>
      <w:lvlJc w:val="right"/>
      <w:pPr>
        <w:ind w:left="10380" w:hanging="180"/>
      </w:pPr>
    </w:lvl>
  </w:abstractNum>
  <w:abstractNum w:abstractNumId="5" w15:restartNumberingAfterBreak="0">
    <w:nsid w:val="18604E61"/>
    <w:multiLevelType w:val="hybridMultilevel"/>
    <w:tmpl w:val="69C4E058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6" w15:restartNumberingAfterBreak="0">
    <w:nsid w:val="18E5414E"/>
    <w:multiLevelType w:val="hybridMultilevel"/>
    <w:tmpl w:val="22D4840C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7" w15:restartNumberingAfterBreak="0">
    <w:nsid w:val="1CA805CB"/>
    <w:multiLevelType w:val="hybridMultilevel"/>
    <w:tmpl w:val="DEDACB56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8" w15:restartNumberingAfterBreak="0">
    <w:nsid w:val="2031203E"/>
    <w:multiLevelType w:val="hybridMultilevel"/>
    <w:tmpl w:val="34A89152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9" w15:restartNumberingAfterBreak="0">
    <w:nsid w:val="28E2287E"/>
    <w:multiLevelType w:val="hybridMultilevel"/>
    <w:tmpl w:val="41B6344A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0" w15:restartNumberingAfterBreak="0">
    <w:nsid w:val="2DB2308C"/>
    <w:multiLevelType w:val="hybridMultilevel"/>
    <w:tmpl w:val="5622D7CA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1" w15:restartNumberingAfterBreak="0">
    <w:nsid w:val="2DE67EA9"/>
    <w:multiLevelType w:val="hybridMultilevel"/>
    <w:tmpl w:val="B6B856B6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2" w15:restartNumberingAfterBreak="0">
    <w:nsid w:val="439C77BB"/>
    <w:multiLevelType w:val="hybridMultilevel"/>
    <w:tmpl w:val="3E525370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3" w15:restartNumberingAfterBreak="0">
    <w:nsid w:val="491C6A20"/>
    <w:multiLevelType w:val="hybridMultilevel"/>
    <w:tmpl w:val="55389A98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4" w15:restartNumberingAfterBreak="0">
    <w:nsid w:val="49521585"/>
    <w:multiLevelType w:val="hybridMultilevel"/>
    <w:tmpl w:val="92568E8C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5" w15:restartNumberingAfterBreak="0">
    <w:nsid w:val="4EE0381B"/>
    <w:multiLevelType w:val="hybridMultilevel"/>
    <w:tmpl w:val="56A8ECA6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6" w15:restartNumberingAfterBreak="0">
    <w:nsid w:val="67254CF4"/>
    <w:multiLevelType w:val="hybridMultilevel"/>
    <w:tmpl w:val="E6B6775A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7" w15:restartNumberingAfterBreak="0">
    <w:nsid w:val="6C5F448F"/>
    <w:multiLevelType w:val="hybridMultilevel"/>
    <w:tmpl w:val="A64407EA"/>
    <w:lvl w:ilvl="0" w:tplc="380A0005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18" w15:restartNumberingAfterBreak="0">
    <w:nsid w:val="70105F62"/>
    <w:multiLevelType w:val="hybridMultilevel"/>
    <w:tmpl w:val="E8F4774A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9" w15:restartNumberingAfterBreak="0">
    <w:nsid w:val="7AA30FC5"/>
    <w:multiLevelType w:val="hybridMultilevel"/>
    <w:tmpl w:val="68C6E7E0"/>
    <w:lvl w:ilvl="0" w:tplc="38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num w:numId="1" w16cid:durableId="351230905">
    <w:abstractNumId w:val="17"/>
  </w:num>
  <w:num w:numId="2" w16cid:durableId="1148477164">
    <w:abstractNumId w:val="7"/>
  </w:num>
  <w:num w:numId="3" w16cid:durableId="1364288519">
    <w:abstractNumId w:val="15"/>
  </w:num>
  <w:num w:numId="4" w16cid:durableId="1948922781">
    <w:abstractNumId w:val="16"/>
  </w:num>
  <w:num w:numId="5" w16cid:durableId="1811558680">
    <w:abstractNumId w:val="13"/>
  </w:num>
  <w:num w:numId="6" w16cid:durableId="75857691">
    <w:abstractNumId w:val="0"/>
  </w:num>
  <w:num w:numId="7" w16cid:durableId="1617247883">
    <w:abstractNumId w:val="3"/>
  </w:num>
  <w:num w:numId="8" w16cid:durableId="1452480255">
    <w:abstractNumId w:val="12"/>
  </w:num>
  <w:num w:numId="9" w16cid:durableId="1926105039">
    <w:abstractNumId w:val="2"/>
  </w:num>
  <w:num w:numId="10" w16cid:durableId="358047176">
    <w:abstractNumId w:val="19"/>
  </w:num>
  <w:num w:numId="11" w16cid:durableId="526212881">
    <w:abstractNumId w:val="10"/>
  </w:num>
  <w:num w:numId="12" w16cid:durableId="610169473">
    <w:abstractNumId w:val="9"/>
  </w:num>
  <w:num w:numId="13" w16cid:durableId="2118866779">
    <w:abstractNumId w:val="8"/>
  </w:num>
  <w:num w:numId="14" w16cid:durableId="1376152482">
    <w:abstractNumId w:val="14"/>
  </w:num>
  <w:num w:numId="15" w16cid:durableId="1721661306">
    <w:abstractNumId w:val="5"/>
  </w:num>
  <w:num w:numId="16" w16cid:durableId="998776462">
    <w:abstractNumId w:val="1"/>
  </w:num>
  <w:num w:numId="17" w16cid:durableId="821459534">
    <w:abstractNumId w:val="11"/>
  </w:num>
  <w:num w:numId="18" w16cid:durableId="1918128164">
    <w:abstractNumId w:val="6"/>
  </w:num>
  <w:num w:numId="19" w16cid:durableId="204609026">
    <w:abstractNumId w:val="18"/>
  </w:num>
  <w:num w:numId="20" w16cid:durableId="198496652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eila Olsen-Böje">
    <w15:presenceInfo w15:providerId="AD" w15:userId="S::olsen@segingenieria.com::f2d64535-10dd-4a05-8dd2-2f65c79fff9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3D"/>
    <w:rsid w:val="000064B9"/>
    <w:rsid w:val="000136AD"/>
    <w:rsid w:val="00017ACA"/>
    <w:rsid w:val="0002729A"/>
    <w:rsid w:val="0003287E"/>
    <w:rsid w:val="00047E73"/>
    <w:rsid w:val="00067FE1"/>
    <w:rsid w:val="00075289"/>
    <w:rsid w:val="000B4AEA"/>
    <w:rsid w:val="000D1B5D"/>
    <w:rsid w:val="00102AEF"/>
    <w:rsid w:val="00117046"/>
    <w:rsid w:val="00133D41"/>
    <w:rsid w:val="001431CD"/>
    <w:rsid w:val="001533CF"/>
    <w:rsid w:val="00156271"/>
    <w:rsid w:val="00170BDB"/>
    <w:rsid w:val="001745A3"/>
    <w:rsid w:val="00190E68"/>
    <w:rsid w:val="001E57D9"/>
    <w:rsid w:val="001F1CE4"/>
    <w:rsid w:val="001F5550"/>
    <w:rsid w:val="001F5BA8"/>
    <w:rsid w:val="00201B2A"/>
    <w:rsid w:val="00206523"/>
    <w:rsid w:val="00211D64"/>
    <w:rsid w:val="002235B9"/>
    <w:rsid w:val="00232455"/>
    <w:rsid w:val="00252DC3"/>
    <w:rsid w:val="00273E26"/>
    <w:rsid w:val="00277360"/>
    <w:rsid w:val="00287803"/>
    <w:rsid w:val="002A1AE1"/>
    <w:rsid w:val="002B2BE2"/>
    <w:rsid w:val="002C35CD"/>
    <w:rsid w:val="002D1D13"/>
    <w:rsid w:val="002D3F56"/>
    <w:rsid w:val="002D4434"/>
    <w:rsid w:val="002E5040"/>
    <w:rsid w:val="002F2F82"/>
    <w:rsid w:val="002F3AC1"/>
    <w:rsid w:val="00302286"/>
    <w:rsid w:val="00303F69"/>
    <w:rsid w:val="00310544"/>
    <w:rsid w:val="00327353"/>
    <w:rsid w:val="00335952"/>
    <w:rsid w:val="00341441"/>
    <w:rsid w:val="00352557"/>
    <w:rsid w:val="00357846"/>
    <w:rsid w:val="00361664"/>
    <w:rsid w:val="00372C06"/>
    <w:rsid w:val="003819BA"/>
    <w:rsid w:val="00393807"/>
    <w:rsid w:val="003F6A36"/>
    <w:rsid w:val="00442F4F"/>
    <w:rsid w:val="00444E7F"/>
    <w:rsid w:val="00446966"/>
    <w:rsid w:val="004631AF"/>
    <w:rsid w:val="004802D0"/>
    <w:rsid w:val="004A39FC"/>
    <w:rsid w:val="004B176F"/>
    <w:rsid w:val="004B1BB2"/>
    <w:rsid w:val="004B71A1"/>
    <w:rsid w:val="004D069D"/>
    <w:rsid w:val="004D17E5"/>
    <w:rsid w:val="005079F4"/>
    <w:rsid w:val="005426F0"/>
    <w:rsid w:val="00547119"/>
    <w:rsid w:val="00572FD8"/>
    <w:rsid w:val="00576C81"/>
    <w:rsid w:val="005901C8"/>
    <w:rsid w:val="005912AC"/>
    <w:rsid w:val="00597B3C"/>
    <w:rsid w:val="005A3141"/>
    <w:rsid w:val="005B46D4"/>
    <w:rsid w:val="005F4A59"/>
    <w:rsid w:val="005F5874"/>
    <w:rsid w:val="005F75C5"/>
    <w:rsid w:val="00622915"/>
    <w:rsid w:val="0063544B"/>
    <w:rsid w:val="00670709"/>
    <w:rsid w:val="006B19E9"/>
    <w:rsid w:val="006B6CB3"/>
    <w:rsid w:val="006C1DB8"/>
    <w:rsid w:val="006C43B5"/>
    <w:rsid w:val="006C5BC2"/>
    <w:rsid w:val="006D0BE4"/>
    <w:rsid w:val="006D7692"/>
    <w:rsid w:val="006E4F3D"/>
    <w:rsid w:val="006F576B"/>
    <w:rsid w:val="00714ECC"/>
    <w:rsid w:val="00715CDF"/>
    <w:rsid w:val="00731ECF"/>
    <w:rsid w:val="00740705"/>
    <w:rsid w:val="00741E19"/>
    <w:rsid w:val="007875E2"/>
    <w:rsid w:val="007C0038"/>
    <w:rsid w:val="007E3707"/>
    <w:rsid w:val="007E51C5"/>
    <w:rsid w:val="00815B7F"/>
    <w:rsid w:val="0082C9E9"/>
    <w:rsid w:val="008327A7"/>
    <w:rsid w:val="00836545"/>
    <w:rsid w:val="00837A48"/>
    <w:rsid w:val="00851BD6"/>
    <w:rsid w:val="00871ECB"/>
    <w:rsid w:val="00874A99"/>
    <w:rsid w:val="009124E9"/>
    <w:rsid w:val="00912871"/>
    <w:rsid w:val="00924B24"/>
    <w:rsid w:val="0092788B"/>
    <w:rsid w:val="00930A8F"/>
    <w:rsid w:val="0095303A"/>
    <w:rsid w:val="00957286"/>
    <w:rsid w:val="00957E0B"/>
    <w:rsid w:val="009A2ADE"/>
    <w:rsid w:val="009A758B"/>
    <w:rsid w:val="009B3EA4"/>
    <w:rsid w:val="009C56EA"/>
    <w:rsid w:val="009D07ED"/>
    <w:rsid w:val="009D10C2"/>
    <w:rsid w:val="009E1AA6"/>
    <w:rsid w:val="009F6F2B"/>
    <w:rsid w:val="00A16D0F"/>
    <w:rsid w:val="00A253B6"/>
    <w:rsid w:val="00A40293"/>
    <w:rsid w:val="00A41B7B"/>
    <w:rsid w:val="00A46B48"/>
    <w:rsid w:val="00A558DF"/>
    <w:rsid w:val="00A653AD"/>
    <w:rsid w:val="00A71627"/>
    <w:rsid w:val="00A86F59"/>
    <w:rsid w:val="00AB589D"/>
    <w:rsid w:val="00AC603D"/>
    <w:rsid w:val="00AD44B5"/>
    <w:rsid w:val="00AE6ACB"/>
    <w:rsid w:val="00B206B6"/>
    <w:rsid w:val="00B207F3"/>
    <w:rsid w:val="00B3089A"/>
    <w:rsid w:val="00B4087B"/>
    <w:rsid w:val="00B71946"/>
    <w:rsid w:val="00B73B5D"/>
    <w:rsid w:val="00B75C26"/>
    <w:rsid w:val="00B80577"/>
    <w:rsid w:val="00B86D1C"/>
    <w:rsid w:val="00BB4BAC"/>
    <w:rsid w:val="00BB66AD"/>
    <w:rsid w:val="00BD514D"/>
    <w:rsid w:val="00BE4D38"/>
    <w:rsid w:val="00C2536D"/>
    <w:rsid w:val="00C32FE0"/>
    <w:rsid w:val="00C47F41"/>
    <w:rsid w:val="00C57BF3"/>
    <w:rsid w:val="00C60E0C"/>
    <w:rsid w:val="00C64C1E"/>
    <w:rsid w:val="00C707A4"/>
    <w:rsid w:val="00C768FC"/>
    <w:rsid w:val="00C803BC"/>
    <w:rsid w:val="00C8563A"/>
    <w:rsid w:val="00C918C6"/>
    <w:rsid w:val="00C95B88"/>
    <w:rsid w:val="00CA638B"/>
    <w:rsid w:val="00CB6003"/>
    <w:rsid w:val="00CE4FD1"/>
    <w:rsid w:val="00D1544C"/>
    <w:rsid w:val="00D15F38"/>
    <w:rsid w:val="00D34132"/>
    <w:rsid w:val="00D34521"/>
    <w:rsid w:val="00D4179D"/>
    <w:rsid w:val="00D56057"/>
    <w:rsid w:val="00D762D8"/>
    <w:rsid w:val="00D93320"/>
    <w:rsid w:val="00DB6383"/>
    <w:rsid w:val="00DC103D"/>
    <w:rsid w:val="00DC60A0"/>
    <w:rsid w:val="00DC7DB6"/>
    <w:rsid w:val="00DD49F7"/>
    <w:rsid w:val="00DF735B"/>
    <w:rsid w:val="00E049A5"/>
    <w:rsid w:val="00E32B9C"/>
    <w:rsid w:val="00E35D86"/>
    <w:rsid w:val="00E42A2C"/>
    <w:rsid w:val="00E4639C"/>
    <w:rsid w:val="00E56045"/>
    <w:rsid w:val="00E70827"/>
    <w:rsid w:val="00E76030"/>
    <w:rsid w:val="00EB6B11"/>
    <w:rsid w:val="00EE18F0"/>
    <w:rsid w:val="00EE2E4A"/>
    <w:rsid w:val="00F22F93"/>
    <w:rsid w:val="00F234BA"/>
    <w:rsid w:val="00F304CD"/>
    <w:rsid w:val="00F37C76"/>
    <w:rsid w:val="00F4220A"/>
    <w:rsid w:val="00F43069"/>
    <w:rsid w:val="00F6134B"/>
    <w:rsid w:val="00F774E7"/>
    <w:rsid w:val="00F848EE"/>
    <w:rsid w:val="00F966C6"/>
    <w:rsid w:val="00F96BC4"/>
    <w:rsid w:val="00FA6AA2"/>
    <w:rsid w:val="00FA6B74"/>
    <w:rsid w:val="00FD4097"/>
    <w:rsid w:val="00FE354F"/>
    <w:rsid w:val="00FF329F"/>
    <w:rsid w:val="032DD48B"/>
    <w:rsid w:val="04E73B61"/>
    <w:rsid w:val="1695F57E"/>
    <w:rsid w:val="178B8BB8"/>
    <w:rsid w:val="1894598A"/>
    <w:rsid w:val="189AEDA9"/>
    <w:rsid w:val="19244977"/>
    <w:rsid w:val="19CA9179"/>
    <w:rsid w:val="1AE99B33"/>
    <w:rsid w:val="210B307A"/>
    <w:rsid w:val="22E1546A"/>
    <w:rsid w:val="282C9B94"/>
    <w:rsid w:val="28A453F8"/>
    <w:rsid w:val="295D1108"/>
    <w:rsid w:val="2A73AF08"/>
    <w:rsid w:val="2FED6626"/>
    <w:rsid w:val="30F9532B"/>
    <w:rsid w:val="3143D803"/>
    <w:rsid w:val="33065EBB"/>
    <w:rsid w:val="34C83519"/>
    <w:rsid w:val="371F8CFB"/>
    <w:rsid w:val="377D2FD9"/>
    <w:rsid w:val="37BCD9FB"/>
    <w:rsid w:val="3B166495"/>
    <w:rsid w:val="3BA91291"/>
    <w:rsid w:val="47A7A9E3"/>
    <w:rsid w:val="47CA0B90"/>
    <w:rsid w:val="4A695FAE"/>
    <w:rsid w:val="4B6327BB"/>
    <w:rsid w:val="4D882700"/>
    <w:rsid w:val="52AB9E63"/>
    <w:rsid w:val="57DE88A3"/>
    <w:rsid w:val="5882B5AC"/>
    <w:rsid w:val="5918EC01"/>
    <w:rsid w:val="5951F8D3"/>
    <w:rsid w:val="5CC44110"/>
    <w:rsid w:val="5D406D09"/>
    <w:rsid w:val="62CAC038"/>
    <w:rsid w:val="6442113F"/>
    <w:rsid w:val="64B91EAA"/>
    <w:rsid w:val="65E2A62A"/>
    <w:rsid w:val="67562D41"/>
    <w:rsid w:val="67DAC8A0"/>
    <w:rsid w:val="6E7FF95F"/>
    <w:rsid w:val="7207EB0F"/>
    <w:rsid w:val="799E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D92E4"/>
  <w15:chartTrackingRefBased/>
  <w15:docId w15:val="{DD8E1924-EDC8-4822-916A-395C001B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103D"/>
  </w:style>
  <w:style w:type="paragraph" w:styleId="Piedepgina">
    <w:name w:val="footer"/>
    <w:basedOn w:val="Normal"/>
    <w:link w:val="PiedepginaCar"/>
    <w:uiPriority w:val="99"/>
    <w:unhideWhenUsed/>
    <w:rsid w:val="00DC10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103D"/>
  </w:style>
  <w:style w:type="paragraph" w:styleId="Prrafodelista">
    <w:name w:val="List Paragraph"/>
    <w:basedOn w:val="Normal"/>
    <w:uiPriority w:val="34"/>
    <w:qFormat/>
    <w:rsid w:val="00741E19"/>
    <w:pPr>
      <w:ind w:left="720"/>
      <w:contextualSpacing/>
    </w:pPr>
  </w:style>
  <w:style w:type="paragraph" w:customStyle="1" w:styleId="Default">
    <w:name w:val="Default"/>
    <w:rsid w:val="001745A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017A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1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1abbf7-70fb-4eb5-bbc3-2256242710eb" xsi:nil="true"/>
    <lcf76f155ced4ddcb4097134ff3c332f xmlns="2e37229c-000f-4fa5-a2c0-565f0851c53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EFB750CCFE0B468D1762D324B67001" ma:contentTypeVersion="16" ma:contentTypeDescription="Crear nuevo documento." ma:contentTypeScope="" ma:versionID="ec7988f429e7363b98d5af7af92705c1">
  <xsd:schema xmlns:xsd="http://www.w3.org/2001/XMLSchema" xmlns:xs="http://www.w3.org/2001/XMLSchema" xmlns:p="http://schemas.microsoft.com/office/2006/metadata/properties" xmlns:ns2="2e37229c-000f-4fa5-a2c0-565f0851c53e" xmlns:ns3="091abbf7-70fb-4eb5-bbc3-2256242710eb" xmlns:ns4="64617137-e8c6-4507-8083-4d850d9c2cee" targetNamespace="http://schemas.microsoft.com/office/2006/metadata/properties" ma:root="true" ma:fieldsID="be25b07e81668e5aa686c443fca40db9" ns2:_="" ns3:_="" ns4:_="">
    <xsd:import namespace="2e37229c-000f-4fa5-a2c0-565f0851c53e"/>
    <xsd:import namespace="091abbf7-70fb-4eb5-bbc3-2256242710eb"/>
    <xsd:import namespace="64617137-e8c6-4507-8083-4d850d9c2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7229c-000f-4fa5-a2c0-565f0851c5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807681e-29d3-46ca-a868-37d279d1a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abbf7-70fb-4eb5-bbc3-2256242710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5f292ac-2348-4834-bad7-d8b15190e092}" ma:internalName="TaxCatchAll" ma:showField="CatchAllData" ma:web="091abbf7-70fb-4eb5-bbc3-2256242710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17137-e8c6-4507-8083-4d850d9c2ce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7B1358-0D9E-424D-BA3B-82798010B19C}">
  <ds:schemaRefs>
    <ds:schemaRef ds:uri="http://schemas.microsoft.com/office/2006/metadata/properties"/>
    <ds:schemaRef ds:uri="http://schemas.microsoft.com/office/infopath/2007/PartnerControls"/>
    <ds:schemaRef ds:uri="091abbf7-70fb-4eb5-bbc3-2256242710eb"/>
    <ds:schemaRef ds:uri="2e37229c-000f-4fa5-a2c0-565f0851c53e"/>
  </ds:schemaRefs>
</ds:datastoreItem>
</file>

<file path=customXml/itemProps2.xml><?xml version="1.0" encoding="utf-8"?>
<ds:datastoreItem xmlns:ds="http://schemas.openxmlformats.org/officeDocument/2006/customXml" ds:itemID="{71EFA1C9-1CB1-4B27-96E5-F832346E69D2}"/>
</file>

<file path=customXml/itemProps3.xml><?xml version="1.0" encoding="utf-8"?>
<ds:datastoreItem xmlns:ds="http://schemas.openxmlformats.org/officeDocument/2006/customXml" ds:itemID="{9093E5EA-FA54-46F1-9BF6-04E4414F72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B6F4BA-F80F-4754-802C-56D905FCBF2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1391</Words>
  <Characters>7653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olsen boje</dc:creator>
  <cp:keywords/>
  <dc:description/>
  <cp:lastModifiedBy>Santiago Nuñez</cp:lastModifiedBy>
  <cp:revision>7</cp:revision>
  <cp:lastPrinted>2026-06-16T16:27:00Z</cp:lastPrinted>
  <dcterms:created xsi:type="dcterms:W3CDTF">2026-04-20T14:18:00Z</dcterms:created>
  <dcterms:modified xsi:type="dcterms:W3CDTF">2026-08-27T12:54:00Z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0x01010097EFB750CCFE0B468D1762D324B67001</vt:lpwstr>
  </property>
  <property fmtid="{D5CDD505-2E9C-101B-9397-08002B2CF9AE}" pid="3" name="MediaServiceImageTags">
    <vt:lpwstr/>
  </property>
</Properties>
</file>